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pPr w:leftFromText="180" w:rightFromText="180" w:vertAnchor="text" w:horzAnchor="page" w:tblpX="1383" w:tblpY="-239"/>
        <w:tblOverlap w:val="never"/>
        <w:tblW w:w="9285" w:type="dxa"/>
        <w:tblLayout w:type="fixed"/>
        <w:tblCellMar>
          <w:left w:w="70" w:type="dxa"/>
          <w:right w:w="70" w:type="dxa"/>
        </w:tblCellMar>
        <w:tblLook w:val="04A0" w:firstRow="1" w:lastRow="0" w:firstColumn="1" w:lastColumn="0" w:noHBand="0" w:noVBand="1"/>
      </w:tblPr>
      <w:tblGrid>
        <w:gridCol w:w="9285"/>
      </w:tblGrid>
      <w:tr w:rsidR="00AF6240" w14:paraId="0A4D5926" w14:textId="77777777">
        <w:trPr>
          <w:cantSplit/>
          <w:trHeight w:val="3440"/>
        </w:trPr>
        <w:tc>
          <w:tcPr>
            <w:tcW w:w="9285" w:type="dxa"/>
            <w:vAlign w:val="center"/>
          </w:tcPr>
          <w:p w14:paraId="577FD8CF" w14:textId="77777777" w:rsidR="00AF6240" w:rsidRDefault="00AF6240" w:rsidP="00115815">
            <w:pPr>
              <w:pStyle w:val="afb"/>
              <w:jc w:val="left"/>
              <w:rPr>
                <w:rFonts w:asciiTheme="minorEastAsia" w:hAnsiTheme="minorEastAsia"/>
                <w:sz w:val="48"/>
                <w:szCs w:val="48"/>
                <w:lang w:eastAsia="zh-CN"/>
              </w:rPr>
            </w:pPr>
          </w:p>
          <w:p w14:paraId="19FCDEAE" w14:textId="687DEB5A" w:rsidR="00B72A3C" w:rsidRPr="00B72A3C" w:rsidRDefault="00B72A3C" w:rsidP="00B72A3C">
            <w:pPr>
              <w:spacing w:afterLines="50" w:line="276" w:lineRule="auto"/>
              <w:jc w:val="center"/>
              <w:rPr>
                <w:b/>
                <w:sz w:val="48"/>
                <w:szCs w:val="48"/>
                <w:lang w:eastAsia="zh-CN"/>
              </w:rPr>
            </w:pPr>
            <w:bookmarkStart w:id="0" w:name="OLE_LINK4"/>
            <w:r w:rsidRPr="00B72A3C">
              <w:rPr>
                <w:rFonts w:hint="eastAsia"/>
                <w:b/>
                <w:sz w:val="48"/>
                <w:szCs w:val="48"/>
                <w:lang w:eastAsia="zh-CN"/>
              </w:rPr>
              <w:t>基于神经网络的设备</w:t>
            </w:r>
            <w:r w:rsidR="00FD1318">
              <w:rPr>
                <w:rFonts w:hint="eastAsia"/>
                <w:b/>
                <w:sz w:val="48"/>
                <w:szCs w:val="48"/>
                <w:lang w:eastAsia="zh-CN"/>
              </w:rPr>
              <w:t>剩余寿命</w:t>
            </w:r>
            <w:r w:rsidRPr="00B72A3C">
              <w:rPr>
                <w:rFonts w:hint="eastAsia"/>
                <w:b/>
                <w:sz w:val="48"/>
                <w:szCs w:val="48"/>
                <w:lang w:eastAsia="zh-CN"/>
              </w:rPr>
              <w:t>预测</w:t>
            </w:r>
            <w:r w:rsidRPr="00FD1318">
              <w:rPr>
                <w:rFonts w:ascii="Times New Roman" w:hAnsi="Times New Roman" w:cs="Times New Roman"/>
                <w:b/>
                <w:sz w:val="48"/>
                <w:szCs w:val="48"/>
                <w:lang w:eastAsia="zh-CN"/>
              </w:rPr>
              <w:t>Web</w:t>
            </w:r>
            <w:r w:rsidRPr="00B72A3C">
              <w:rPr>
                <w:rFonts w:hint="eastAsia"/>
                <w:b/>
                <w:sz w:val="48"/>
                <w:szCs w:val="48"/>
                <w:lang w:eastAsia="zh-CN"/>
              </w:rPr>
              <w:t>应用及系统构建方法</w:t>
            </w:r>
          </w:p>
          <w:bookmarkEnd w:id="0"/>
          <w:p w14:paraId="4B35D3A4" w14:textId="14F771C9" w:rsidR="00AF6240" w:rsidRPr="00B72A3C" w:rsidRDefault="00AF6240">
            <w:pPr>
              <w:pStyle w:val="afb"/>
              <w:rPr>
                <w:rFonts w:asciiTheme="minorEastAsia" w:hAnsiTheme="minorEastAsia"/>
                <w:sz w:val="48"/>
                <w:szCs w:val="48"/>
                <w:lang w:eastAsia="zh-CN"/>
              </w:rPr>
            </w:pPr>
          </w:p>
          <w:p w14:paraId="6B0507C1" w14:textId="77777777" w:rsidR="00AF6240" w:rsidRDefault="00000000">
            <w:pPr>
              <w:pStyle w:val="afb"/>
              <w:numPr>
                <w:ilvl w:val="0"/>
                <w:numId w:val="3"/>
              </w:numPr>
              <w:rPr>
                <w:rFonts w:asciiTheme="minorEastAsia" w:hAnsiTheme="minorEastAsia"/>
                <w:sz w:val="48"/>
                <w:szCs w:val="48"/>
                <w:lang w:val="en-US" w:eastAsia="zh-CN"/>
              </w:rPr>
            </w:pPr>
            <w:r>
              <w:rPr>
                <w:rFonts w:asciiTheme="minorEastAsia" w:hAnsiTheme="minorEastAsia" w:hint="eastAsia"/>
                <w:sz w:val="48"/>
                <w:szCs w:val="48"/>
                <w:lang w:val="en-US" w:eastAsia="zh-CN"/>
              </w:rPr>
              <w:t>设计说明</w:t>
            </w:r>
          </w:p>
          <w:p w14:paraId="3B075466" w14:textId="77777777" w:rsidR="00AF6240" w:rsidRDefault="00AF6240">
            <w:pPr>
              <w:pStyle w:val="afb"/>
              <w:rPr>
                <w:rFonts w:asciiTheme="minorEastAsia" w:hAnsiTheme="minorEastAsia"/>
                <w:sz w:val="48"/>
                <w:szCs w:val="48"/>
                <w:lang w:val="en-US" w:eastAsia="zh-CN"/>
              </w:rPr>
            </w:pPr>
          </w:p>
          <w:p w14:paraId="233DAC71" w14:textId="77777777" w:rsidR="00AF6240" w:rsidRDefault="00AF6240">
            <w:pPr>
              <w:pStyle w:val="afb"/>
              <w:jc w:val="both"/>
              <w:rPr>
                <w:rFonts w:asciiTheme="minorEastAsia" w:hAnsiTheme="minorEastAsia"/>
                <w:sz w:val="48"/>
                <w:szCs w:val="48"/>
                <w:lang w:val="en-US" w:eastAsia="zh-CN"/>
              </w:rPr>
            </w:pPr>
          </w:p>
          <w:p w14:paraId="100D274C" w14:textId="77777777" w:rsidR="00AF6240" w:rsidRDefault="00AF6240">
            <w:pPr>
              <w:pStyle w:val="afb"/>
              <w:rPr>
                <w:rFonts w:asciiTheme="minorEastAsia" w:hAnsiTheme="minorEastAsia"/>
                <w:sz w:val="48"/>
                <w:szCs w:val="48"/>
                <w:lang w:val="en-US" w:eastAsia="zh-CN"/>
              </w:rPr>
            </w:pPr>
          </w:p>
          <w:p w14:paraId="63A94395" w14:textId="77777777" w:rsidR="00AF6240" w:rsidRDefault="00AF6240">
            <w:pPr>
              <w:pStyle w:val="afb"/>
              <w:rPr>
                <w:rFonts w:asciiTheme="minorEastAsia" w:hAnsiTheme="minorEastAsia"/>
                <w:sz w:val="48"/>
                <w:szCs w:val="48"/>
                <w:lang w:val="en-US" w:eastAsia="zh-CN"/>
              </w:rPr>
            </w:pPr>
          </w:p>
          <w:p w14:paraId="6F929513" w14:textId="77777777" w:rsidR="00AF6240" w:rsidRDefault="00AF6240">
            <w:pPr>
              <w:pStyle w:val="afb"/>
              <w:jc w:val="both"/>
              <w:rPr>
                <w:rFonts w:asciiTheme="minorEastAsia" w:hAnsiTheme="minorEastAsia"/>
                <w:sz w:val="48"/>
                <w:szCs w:val="48"/>
                <w:lang w:val="en-US" w:eastAsia="zh-CN"/>
              </w:rPr>
            </w:pPr>
          </w:p>
          <w:tbl>
            <w:tblPr>
              <w:tblpPr w:leftFromText="180" w:rightFromText="180" w:vertAnchor="text" w:horzAnchor="page" w:tblpX="61" w:tblpY="555"/>
              <w:tblOverlap w:val="neve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712"/>
              <w:gridCol w:w="6432"/>
            </w:tblGrid>
            <w:tr w:rsidR="00AF6240" w14:paraId="796DCFE8" w14:textId="77777777">
              <w:trPr>
                <w:cantSplit/>
                <w:trHeight w:val="511"/>
              </w:trPr>
              <w:tc>
                <w:tcPr>
                  <w:tcW w:w="2712" w:type="dxa"/>
                  <w:tcBorders>
                    <w:tl2br w:val="nil"/>
                    <w:tr2bl w:val="nil"/>
                  </w:tcBorders>
                  <w:vAlign w:val="center"/>
                </w:tcPr>
                <w:p w14:paraId="656DF3F5" w14:textId="77777777" w:rsidR="00AF6240" w:rsidRDefault="00000000">
                  <w:pPr>
                    <w:pStyle w:val="TabelleStandard"/>
                    <w:jc w:val="both"/>
                    <w:rPr>
                      <w:rFonts w:asciiTheme="minorEastAsia" w:hAnsiTheme="minorEastAsia"/>
                      <w:sz w:val="21"/>
                      <w:szCs w:val="21"/>
                      <w:lang w:val="en-US"/>
                    </w:rPr>
                  </w:pPr>
                  <w:r>
                    <w:rPr>
                      <w:rFonts w:asciiTheme="minorEastAsia" w:hAnsiTheme="minorEastAsia" w:hint="eastAsia"/>
                      <w:sz w:val="21"/>
                      <w:szCs w:val="21"/>
                      <w:lang w:val="en-US" w:eastAsia="zh-CN"/>
                    </w:rPr>
                    <w:t>版本</w:t>
                  </w:r>
                </w:p>
              </w:tc>
              <w:tc>
                <w:tcPr>
                  <w:tcW w:w="6432" w:type="dxa"/>
                  <w:tcBorders>
                    <w:tl2br w:val="nil"/>
                    <w:tr2bl w:val="nil"/>
                  </w:tcBorders>
                  <w:vAlign w:val="center"/>
                </w:tcPr>
                <w:p w14:paraId="4634FA29" w14:textId="422FCAF8" w:rsidR="00AF6240" w:rsidRDefault="00B72A3C">
                  <w:pPr>
                    <w:pStyle w:val="TabelleStandard"/>
                    <w:jc w:val="both"/>
                    <w:rPr>
                      <w:rFonts w:asciiTheme="minorEastAsia" w:hAnsiTheme="minorEastAsia"/>
                      <w:sz w:val="21"/>
                      <w:szCs w:val="21"/>
                      <w:lang w:val="en-US" w:eastAsia="zh-HK"/>
                    </w:rPr>
                  </w:pPr>
                  <w:r>
                    <w:rPr>
                      <w:rFonts w:asciiTheme="minorEastAsia" w:hAnsiTheme="minorEastAsia" w:hint="eastAsia"/>
                      <w:sz w:val="21"/>
                      <w:szCs w:val="21"/>
                      <w:lang w:val="en-US" w:eastAsia="zh-CN"/>
                    </w:rPr>
                    <w:t>3</w:t>
                  </w:r>
                  <w:r w:rsidR="00140067">
                    <w:rPr>
                      <w:rFonts w:asciiTheme="minorEastAsia" w:hAnsiTheme="minorEastAsia" w:hint="eastAsia"/>
                      <w:sz w:val="21"/>
                      <w:szCs w:val="21"/>
                      <w:lang w:val="en-US" w:eastAsia="zh-CN"/>
                    </w:rPr>
                    <w:t>.</w:t>
                  </w:r>
                  <w:r w:rsidR="00140067">
                    <w:rPr>
                      <w:rFonts w:asciiTheme="minorEastAsia" w:hAnsiTheme="minorEastAsia" w:hint="eastAsia"/>
                      <w:sz w:val="21"/>
                      <w:szCs w:val="21"/>
                      <w:lang w:val="en-US" w:eastAsia="zh-HK"/>
                    </w:rPr>
                    <w:t>0</w:t>
                  </w:r>
                </w:p>
              </w:tc>
            </w:tr>
            <w:tr w:rsidR="00AF6240" w14:paraId="37149CEA" w14:textId="77777777">
              <w:trPr>
                <w:cantSplit/>
                <w:trHeight w:val="511"/>
              </w:trPr>
              <w:tc>
                <w:tcPr>
                  <w:tcW w:w="2712" w:type="dxa"/>
                  <w:tcBorders>
                    <w:tl2br w:val="nil"/>
                    <w:tr2bl w:val="nil"/>
                  </w:tcBorders>
                  <w:vAlign w:val="center"/>
                </w:tcPr>
                <w:p w14:paraId="04CDEF65" w14:textId="77777777" w:rsidR="00AF6240" w:rsidRDefault="00000000">
                  <w:pPr>
                    <w:pStyle w:val="TabelleStandard"/>
                    <w:jc w:val="both"/>
                    <w:rPr>
                      <w:rFonts w:asciiTheme="minorEastAsia" w:hAnsiTheme="minorEastAsia"/>
                      <w:sz w:val="21"/>
                      <w:szCs w:val="21"/>
                      <w:lang w:val="en-US"/>
                    </w:rPr>
                  </w:pPr>
                  <w:r>
                    <w:rPr>
                      <w:rFonts w:asciiTheme="minorEastAsia" w:hAnsiTheme="minorEastAsia" w:hint="eastAsia"/>
                      <w:sz w:val="21"/>
                      <w:szCs w:val="21"/>
                      <w:lang w:val="en-US" w:eastAsia="zh-CN"/>
                    </w:rPr>
                    <w:t>文档状态</w:t>
                  </w:r>
                  <w:r>
                    <w:rPr>
                      <w:rFonts w:asciiTheme="minorEastAsia" w:hAnsiTheme="minorEastAsia"/>
                      <w:sz w:val="21"/>
                      <w:szCs w:val="21"/>
                      <w:lang w:val="en-US"/>
                    </w:rPr>
                    <w:t>:</w:t>
                  </w:r>
                </w:p>
              </w:tc>
              <w:tc>
                <w:tcPr>
                  <w:tcW w:w="6432" w:type="dxa"/>
                  <w:tcBorders>
                    <w:tl2br w:val="nil"/>
                    <w:tr2bl w:val="nil"/>
                  </w:tcBorders>
                  <w:vAlign w:val="center"/>
                </w:tcPr>
                <w:p w14:paraId="6B65AFC2" w14:textId="77777777" w:rsidR="00AF6240" w:rsidRDefault="00000000">
                  <w:pPr>
                    <w:pStyle w:val="TabelleStandard"/>
                    <w:jc w:val="both"/>
                    <w:rPr>
                      <w:rFonts w:asciiTheme="minorEastAsia" w:hAnsiTheme="minorEastAsia"/>
                      <w:sz w:val="21"/>
                      <w:szCs w:val="21"/>
                      <w:lang w:val="en-US" w:eastAsia="zh-CN"/>
                    </w:rPr>
                  </w:pPr>
                  <w:r>
                    <w:rPr>
                      <w:rFonts w:asciiTheme="minorEastAsia" w:hAnsiTheme="minorEastAsia" w:hint="eastAsia"/>
                      <w:sz w:val="21"/>
                      <w:szCs w:val="21"/>
                      <w:lang w:val="en-US" w:eastAsia="zh-CN"/>
                    </w:rPr>
                    <w:t>编辑</w:t>
                  </w:r>
                </w:p>
              </w:tc>
            </w:tr>
            <w:tr w:rsidR="00AF6240" w14:paraId="1C1A940F" w14:textId="77777777">
              <w:trPr>
                <w:cantSplit/>
                <w:trHeight w:val="511"/>
              </w:trPr>
              <w:tc>
                <w:tcPr>
                  <w:tcW w:w="2712" w:type="dxa"/>
                  <w:tcBorders>
                    <w:tl2br w:val="nil"/>
                    <w:tr2bl w:val="nil"/>
                  </w:tcBorders>
                  <w:vAlign w:val="center"/>
                </w:tcPr>
                <w:p w14:paraId="2CD4852A" w14:textId="77777777" w:rsidR="00AF6240" w:rsidRDefault="00000000">
                  <w:pPr>
                    <w:pStyle w:val="TabelleStandard"/>
                    <w:jc w:val="both"/>
                    <w:rPr>
                      <w:rFonts w:asciiTheme="minorEastAsia" w:hAnsiTheme="minorEastAsia"/>
                      <w:sz w:val="21"/>
                      <w:szCs w:val="21"/>
                      <w:lang w:val="en-US"/>
                    </w:rPr>
                  </w:pPr>
                  <w:r>
                    <w:rPr>
                      <w:rFonts w:asciiTheme="minorEastAsia" w:hAnsiTheme="minorEastAsia" w:hint="eastAsia"/>
                      <w:sz w:val="21"/>
                      <w:szCs w:val="21"/>
                      <w:lang w:val="en-US" w:eastAsia="zh-CN"/>
                    </w:rPr>
                    <w:t>作者</w:t>
                  </w:r>
                  <w:r>
                    <w:rPr>
                      <w:rFonts w:asciiTheme="minorEastAsia" w:hAnsiTheme="minorEastAsia"/>
                      <w:sz w:val="21"/>
                      <w:szCs w:val="21"/>
                      <w:lang w:val="en-US"/>
                    </w:rPr>
                    <w:t>:</w:t>
                  </w:r>
                </w:p>
              </w:tc>
              <w:tc>
                <w:tcPr>
                  <w:tcW w:w="6432" w:type="dxa"/>
                  <w:tcBorders>
                    <w:tl2br w:val="nil"/>
                    <w:tr2bl w:val="nil"/>
                  </w:tcBorders>
                  <w:vAlign w:val="center"/>
                </w:tcPr>
                <w:p w14:paraId="70057306" w14:textId="78A5B4D3" w:rsidR="00AF6240" w:rsidRDefault="00F6012C">
                  <w:pPr>
                    <w:pStyle w:val="TabelleStandard"/>
                    <w:jc w:val="both"/>
                    <w:rPr>
                      <w:rFonts w:asciiTheme="minorEastAsia" w:hAnsiTheme="minorEastAsia"/>
                      <w:sz w:val="21"/>
                      <w:szCs w:val="21"/>
                      <w:lang w:val="en-US" w:eastAsia="zh-CN"/>
                    </w:rPr>
                  </w:pPr>
                  <w:r>
                    <w:rPr>
                      <w:rFonts w:asciiTheme="minorEastAsia" w:hAnsiTheme="minorEastAsia" w:hint="eastAsia"/>
                      <w:sz w:val="21"/>
                      <w:szCs w:val="21"/>
                      <w:lang w:val="en-US" w:eastAsia="zh-CN"/>
                    </w:rPr>
                    <w:t>杨烜赫</w:t>
                  </w:r>
                </w:p>
              </w:tc>
            </w:tr>
            <w:tr w:rsidR="00AF6240" w14:paraId="4D71B3DF" w14:textId="77777777">
              <w:trPr>
                <w:cantSplit/>
                <w:trHeight w:val="511"/>
              </w:trPr>
              <w:tc>
                <w:tcPr>
                  <w:tcW w:w="2712" w:type="dxa"/>
                  <w:tcBorders>
                    <w:tl2br w:val="nil"/>
                    <w:tr2bl w:val="nil"/>
                  </w:tcBorders>
                  <w:vAlign w:val="center"/>
                </w:tcPr>
                <w:p w14:paraId="42AEC610" w14:textId="77777777" w:rsidR="00AF6240" w:rsidRDefault="00000000">
                  <w:pPr>
                    <w:pStyle w:val="TabelleStandard"/>
                    <w:jc w:val="both"/>
                    <w:rPr>
                      <w:rFonts w:asciiTheme="minorEastAsia" w:hAnsiTheme="minorEastAsia"/>
                      <w:sz w:val="21"/>
                      <w:szCs w:val="21"/>
                      <w:lang w:val="en-US"/>
                    </w:rPr>
                  </w:pPr>
                  <w:r>
                    <w:rPr>
                      <w:rFonts w:asciiTheme="minorEastAsia" w:hAnsiTheme="minorEastAsia" w:hint="eastAsia"/>
                      <w:sz w:val="21"/>
                      <w:szCs w:val="21"/>
                      <w:lang w:val="en-US" w:eastAsia="zh-CN"/>
                    </w:rPr>
                    <w:t>负责人</w:t>
                  </w:r>
                  <w:r>
                    <w:rPr>
                      <w:rFonts w:asciiTheme="minorEastAsia" w:hAnsiTheme="minorEastAsia"/>
                      <w:sz w:val="21"/>
                      <w:szCs w:val="21"/>
                      <w:lang w:val="en-US"/>
                    </w:rPr>
                    <w:t>:</w:t>
                  </w:r>
                </w:p>
              </w:tc>
              <w:tc>
                <w:tcPr>
                  <w:tcW w:w="6432" w:type="dxa"/>
                  <w:tcBorders>
                    <w:tl2br w:val="nil"/>
                    <w:tr2bl w:val="nil"/>
                  </w:tcBorders>
                  <w:vAlign w:val="center"/>
                </w:tcPr>
                <w:p w14:paraId="45F119A5" w14:textId="13DF9157" w:rsidR="00AF6240" w:rsidRDefault="00233A77">
                  <w:pPr>
                    <w:pStyle w:val="TabelleStandard"/>
                    <w:jc w:val="both"/>
                    <w:rPr>
                      <w:rFonts w:asciiTheme="minorEastAsia" w:hAnsiTheme="minorEastAsia"/>
                      <w:sz w:val="21"/>
                      <w:szCs w:val="21"/>
                      <w:lang w:val="en-US" w:eastAsia="zh-CN"/>
                    </w:rPr>
                  </w:pPr>
                  <w:r>
                    <w:rPr>
                      <w:rFonts w:asciiTheme="minorEastAsia" w:hAnsiTheme="minorEastAsia" w:hint="eastAsia"/>
                      <w:sz w:val="21"/>
                      <w:szCs w:val="21"/>
                      <w:lang w:val="en-US" w:eastAsia="zh-CN"/>
                    </w:rPr>
                    <w:t>杨烜赫</w:t>
                  </w:r>
                </w:p>
              </w:tc>
            </w:tr>
            <w:tr w:rsidR="00AF6240" w14:paraId="0A382585" w14:textId="77777777">
              <w:trPr>
                <w:cantSplit/>
                <w:trHeight w:val="511"/>
              </w:trPr>
              <w:tc>
                <w:tcPr>
                  <w:tcW w:w="2712" w:type="dxa"/>
                  <w:tcBorders>
                    <w:tl2br w:val="nil"/>
                    <w:tr2bl w:val="nil"/>
                  </w:tcBorders>
                  <w:vAlign w:val="center"/>
                </w:tcPr>
                <w:p w14:paraId="1E0E3F31" w14:textId="77777777" w:rsidR="00AF6240" w:rsidRDefault="00000000">
                  <w:pPr>
                    <w:pStyle w:val="TabelleStandard"/>
                    <w:jc w:val="both"/>
                    <w:rPr>
                      <w:rFonts w:asciiTheme="minorEastAsia" w:hAnsiTheme="minorEastAsia"/>
                      <w:sz w:val="21"/>
                      <w:szCs w:val="21"/>
                      <w:lang w:val="en-US"/>
                    </w:rPr>
                  </w:pPr>
                  <w:r>
                    <w:rPr>
                      <w:rFonts w:asciiTheme="minorEastAsia" w:hAnsiTheme="minorEastAsia" w:hint="eastAsia"/>
                      <w:sz w:val="21"/>
                      <w:szCs w:val="21"/>
                      <w:lang w:val="en-US" w:eastAsia="zh-CN"/>
                    </w:rPr>
                    <w:t>创建日期</w:t>
                  </w:r>
                  <w:r>
                    <w:rPr>
                      <w:rFonts w:asciiTheme="minorEastAsia" w:hAnsiTheme="minorEastAsia"/>
                      <w:sz w:val="21"/>
                      <w:szCs w:val="21"/>
                      <w:lang w:val="en-US"/>
                    </w:rPr>
                    <w:t>:</w:t>
                  </w:r>
                </w:p>
              </w:tc>
              <w:tc>
                <w:tcPr>
                  <w:tcW w:w="6432" w:type="dxa"/>
                  <w:tcBorders>
                    <w:tl2br w:val="nil"/>
                    <w:tr2bl w:val="nil"/>
                  </w:tcBorders>
                  <w:vAlign w:val="center"/>
                </w:tcPr>
                <w:p w14:paraId="239AF1BA" w14:textId="3B53D5A6" w:rsidR="00AF6240" w:rsidRDefault="00000000">
                  <w:pPr>
                    <w:pStyle w:val="TabelleStandard"/>
                    <w:jc w:val="both"/>
                    <w:rPr>
                      <w:rFonts w:asciiTheme="minorEastAsia" w:hAnsiTheme="minorEastAsia"/>
                      <w:sz w:val="21"/>
                      <w:szCs w:val="21"/>
                      <w:lang w:val="en-US" w:eastAsia="zh-CN"/>
                    </w:rPr>
                  </w:pPr>
                  <w:r>
                    <w:rPr>
                      <w:rFonts w:asciiTheme="minorEastAsia" w:hAnsiTheme="minorEastAsia" w:hint="eastAsia"/>
                      <w:sz w:val="21"/>
                      <w:szCs w:val="21"/>
                      <w:lang w:val="en-US" w:eastAsia="zh-CN"/>
                    </w:rPr>
                    <w:t>20</w:t>
                  </w:r>
                  <w:r w:rsidR="00115815">
                    <w:rPr>
                      <w:rFonts w:asciiTheme="minorEastAsia" w:hAnsiTheme="minorEastAsia" w:hint="eastAsia"/>
                      <w:sz w:val="21"/>
                      <w:szCs w:val="21"/>
                      <w:lang w:val="en-US" w:eastAsia="zh-CN"/>
                    </w:rPr>
                    <w:t>24</w:t>
                  </w:r>
                  <w:r>
                    <w:rPr>
                      <w:rFonts w:asciiTheme="minorEastAsia" w:hAnsiTheme="minorEastAsia" w:hint="eastAsia"/>
                      <w:sz w:val="21"/>
                      <w:szCs w:val="21"/>
                      <w:lang w:val="en-US" w:eastAsia="zh-CN"/>
                    </w:rPr>
                    <w:t>年</w:t>
                  </w:r>
                  <w:r w:rsidR="00115815">
                    <w:rPr>
                      <w:rFonts w:asciiTheme="minorEastAsia" w:hAnsiTheme="minorEastAsia" w:hint="eastAsia"/>
                      <w:sz w:val="21"/>
                      <w:szCs w:val="21"/>
                      <w:lang w:val="en-US" w:eastAsia="zh-CN"/>
                    </w:rPr>
                    <w:t>8</w:t>
                  </w:r>
                  <w:r>
                    <w:rPr>
                      <w:rFonts w:asciiTheme="minorEastAsia" w:hAnsiTheme="minorEastAsia" w:hint="eastAsia"/>
                      <w:sz w:val="21"/>
                      <w:szCs w:val="21"/>
                      <w:lang w:val="en-US" w:eastAsia="zh-CN"/>
                    </w:rPr>
                    <w:t>月</w:t>
                  </w:r>
                  <w:r w:rsidR="00115815">
                    <w:rPr>
                      <w:rFonts w:asciiTheme="minorEastAsia" w:hAnsiTheme="minorEastAsia" w:hint="eastAsia"/>
                      <w:sz w:val="21"/>
                      <w:szCs w:val="21"/>
                      <w:lang w:val="en-US" w:eastAsia="zh-CN"/>
                    </w:rPr>
                    <w:t>15</w:t>
                  </w:r>
                  <w:r>
                    <w:rPr>
                      <w:rFonts w:asciiTheme="minorEastAsia" w:hAnsiTheme="minorEastAsia" w:hint="eastAsia"/>
                      <w:sz w:val="21"/>
                      <w:szCs w:val="21"/>
                      <w:lang w:val="en-US" w:eastAsia="zh-CN"/>
                    </w:rPr>
                    <w:t>日</w:t>
                  </w:r>
                </w:p>
              </w:tc>
            </w:tr>
            <w:tr w:rsidR="00AF6240" w14:paraId="4CF61AA3" w14:textId="77777777">
              <w:trPr>
                <w:cantSplit/>
                <w:trHeight w:val="511"/>
              </w:trPr>
              <w:tc>
                <w:tcPr>
                  <w:tcW w:w="2712" w:type="dxa"/>
                  <w:tcBorders>
                    <w:tl2br w:val="nil"/>
                    <w:tr2bl w:val="nil"/>
                  </w:tcBorders>
                  <w:vAlign w:val="center"/>
                </w:tcPr>
                <w:p w14:paraId="27041498" w14:textId="77777777" w:rsidR="00AF6240" w:rsidRDefault="00000000">
                  <w:pPr>
                    <w:widowControl w:val="0"/>
                    <w:spacing w:before="120" w:line="24" w:lineRule="atLeast"/>
                    <w:jc w:val="both"/>
                    <w:rPr>
                      <w:rFonts w:asciiTheme="minorEastAsia" w:hAnsiTheme="minorEastAsia"/>
                      <w:sz w:val="21"/>
                      <w:szCs w:val="21"/>
                      <w:lang w:val="en-US"/>
                    </w:rPr>
                  </w:pPr>
                  <w:r>
                    <w:rPr>
                      <w:rFonts w:asciiTheme="minorEastAsia" w:hAnsiTheme="minorEastAsia" w:hint="eastAsia"/>
                      <w:sz w:val="21"/>
                      <w:szCs w:val="21"/>
                      <w:lang w:val="en-US" w:eastAsia="zh-CN"/>
                    </w:rPr>
                    <w:t>更新日期</w:t>
                  </w:r>
                  <w:r>
                    <w:rPr>
                      <w:rFonts w:asciiTheme="minorEastAsia" w:hAnsiTheme="minorEastAsia"/>
                      <w:sz w:val="21"/>
                      <w:szCs w:val="21"/>
                      <w:lang w:val="en-US"/>
                    </w:rPr>
                    <w:t>:</w:t>
                  </w:r>
                </w:p>
              </w:tc>
              <w:tc>
                <w:tcPr>
                  <w:tcW w:w="6432" w:type="dxa"/>
                  <w:tcBorders>
                    <w:tl2br w:val="nil"/>
                    <w:tr2bl w:val="nil"/>
                  </w:tcBorders>
                  <w:vAlign w:val="center"/>
                </w:tcPr>
                <w:p w14:paraId="6296C450" w14:textId="176783F9" w:rsidR="00AF6240" w:rsidRDefault="00000000">
                  <w:pPr>
                    <w:pStyle w:val="TabelleStandard"/>
                    <w:jc w:val="both"/>
                    <w:rPr>
                      <w:rFonts w:asciiTheme="minorEastAsia" w:hAnsiTheme="minorEastAsia"/>
                      <w:sz w:val="21"/>
                      <w:szCs w:val="21"/>
                      <w:lang w:val="en-US" w:eastAsia="zh-CN"/>
                    </w:rPr>
                  </w:pPr>
                  <w:r>
                    <w:rPr>
                      <w:rFonts w:asciiTheme="minorEastAsia" w:hAnsiTheme="minorEastAsia" w:hint="eastAsia"/>
                      <w:sz w:val="21"/>
                      <w:szCs w:val="21"/>
                      <w:lang w:val="en-US" w:eastAsia="zh-CN"/>
                    </w:rPr>
                    <w:t>20</w:t>
                  </w:r>
                  <w:r w:rsidR="00B72A3C">
                    <w:rPr>
                      <w:rFonts w:asciiTheme="minorEastAsia" w:hAnsiTheme="minorEastAsia" w:hint="eastAsia"/>
                      <w:sz w:val="21"/>
                      <w:szCs w:val="21"/>
                      <w:lang w:val="en-US" w:eastAsia="zh-CN"/>
                    </w:rPr>
                    <w:t>25</w:t>
                  </w:r>
                  <w:r>
                    <w:rPr>
                      <w:rFonts w:asciiTheme="minorEastAsia" w:hAnsiTheme="minorEastAsia" w:hint="eastAsia"/>
                      <w:sz w:val="21"/>
                      <w:szCs w:val="21"/>
                      <w:lang w:val="en-US" w:eastAsia="zh-CN"/>
                    </w:rPr>
                    <w:t>年</w:t>
                  </w:r>
                  <w:r w:rsidR="00B72A3C">
                    <w:rPr>
                      <w:rFonts w:asciiTheme="minorEastAsia" w:hAnsiTheme="minorEastAsia" w:hint="eastAsia"/>
                      <w:sz w:val="21"/>
                      <w:szCs w:val="21"/>
                      <w:lang w:val="en-US" w:eastAsia="zh-CN"/>
                    </w:rPr>
                    <w:t>1</w:t>
                  </w:r>
                  <w:r>
                    <w:rPr>
                      <w:rFonts w:asciiTheme="minorEastAsia" w:hAnsiTheme="minorEastAsia" w:hint="eastAsia"/>
                      <w:sz w:val="21"/>
                      <w:szCs w:val="21"/>
                      <w:lang w:val="en-US" w:eastAsia="zh-CN"/>
                    </w:rPr>
                    <w:t>月</w:t>
                  </w:r>
                  <w:r w:rsidR="00B72A3C">
                    <w:rPr>
                      <w:rFonts w:asciiTheme="minorEastAsia" w:hAnsiTheme="minorEastAsia" w:hint="eastAsia"/>
                      <w:sz w:val="21"/>
                      <w:szCs w:val="21"/>
                      <w:lang w:val="en-US" w:eastAsia="zh-CN"/>
                    </w:rPr>
                    <w:t>15</w:t>
                  </w:r>
                  <w:r>
                    <w:rPr>
                      <w:rFonts w:asciiTheme="minorEastAsia" w:hAnsiTheme="minorEastAsia" w:hint="eastAsia"/>
                      <w:sz w:val="21"/>
                      <w:szCs w:val="21"/>
                      <w:lang w:val="en-US" w:eastAsia="zh-CN"/>
                    </w:rPr>
                    <w:t>日</w:t>
                  </w:r>
                </w:p>
              </w:tc>
            </w:tr>
          </w:tbl>
          <w:p w14:paraId="715FFBD7" w14:textId="77777777" w:rsidR="00AF6240" w:rsidRDefault="00AF6240">
            <w:pPr>
              <w:pStyle w:val="afb"/>
              <w:jc w:val="both"/>
              <w:rPr>
                <w:rFonts w:asciiTheme="minorEastAsia" w:hAnsiTheme="minorEastAsia"/>
                <w:sz w:val="48"/>
                <w:szCs w:val="48"/>
                <w:lang w:val="en-US" w:eastAsia="zh-CN"/>
              </w:rPr>
            </w:pPr>
          </w:p>
        </w:tc>
      </w:tr>
    </w:tbl>
    <w:p w14:paraId="1A9F9895" w14:textId="37A199B8" w:rsidR="00123B64" w:rsidRDefault="00344F2D">
      <w:pPr>
        <w:pStyle w:val="berschrift1noIndex"/>
        <w:rPr>
          <w:rFonts w:asciiTheme="minorEastAsia" w:hAnsiTheme="minorEastAsia"/>
          <w:lang w:val="en-US" w:eastAsia="zh-CN"/>
        </w:rPr>
      </w:pPr>
      <w:r>
        <w:rPr>
          <w:rFonts w:asciiTheme="minorEastAsia" w:hAnsiTheme="minorEastAsia" w:hint="eastAsia"/>
          <w:lang w:val="en-US" w:eastAsia="zh-CN"/>
        </w:rPr>
        <w:t>`·</w:t>
      </w:r>
    </w:p>
    <w:p w14:paraId="5461CBF6" w14:textId="489F196F" w:rsidR="00AF6240" w:rsidRDefault="00000000">
      <w:pPr>
        <w:pStyle w:val="berschrift1noIndex"/>
        <w:rPr>
          <w:rFonts w:asciiTheme="minorEastAsia" w:hAnsiTheme="minorEastAsia"/>
          <w:lang w:val="en-US" w:eastAsia="zh-CN"/>
        </w:rPr>
      </w:pPr>
      <w:r>
        <w:rPr>
          <w:rFonts w:asciiTheme="minorEastAsia" w:hAnsiTheme="minorEastAsia" w:hint="eastAsia"/>
          <w:lang w:val="en-US" w:eastAsia="zh-CN"/>
        </w:rPr>
        <w:lastRenderedPageBreak/>
        <w:t>修订历史</w:t>
      </w:r>
    </w:p>
    <w:tbl>
      <w:tblPr>
        <w:tblW w:w="9102" w:type="dxa"/>
        <w:tblInd w:w="7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370"/>
        <w:gridCol w:w="1440"/>
        <w:gridCol w:w="2160"/>
        <w:gridCol w:w="3132"/>
      </w:tblGrid>
      <w:tr w:rsidR="00AF6240" w14:paraId="63D7F794" w14:textId="77777777" w:rsidTr="008A42BF">
        <w:trPr>
          <w:trHeight w:val="525"/>
        </w:trPr>
        <w:tc>
          <w:tcPr>
            <w:tcW w:w="2370" w:type="dxa"/>
            <w:tcBorders>
              <w:bottom w:val="dotted" w:sz="4" w:space="0" w:color="auto"/>
              <w:right w:val="dotted" w:sz="4" w:space="0" w:color="auto"/>
            </w:tcBorders>
            <w:shd w:val="clear" w:color="auto" w:fill="auto"/>
          </w:tcPr>
          <w:p w14:paraId="46DA8F4F" w14:textId="77777777" w:rsidR="00AF6240" w:rsidRDefault="00000000">
            <w:pPr>
              <w:jc w:val="center"/>
              <w:rPr>
                <w:b/>
              </w:rPr>
            </w:pPr>
            <w:r>
              <w:rPr>
                <w:rFonts w:hint="eastAsia"/>
                <w:b/>
              </w:rPr>
              <w:t>日期</w:t>
            </w:r>
          </w:p>
        </w:tc>
        <w:tc>
          <w:tcPr>
            <w:tcW w:w="1440" w:type="dxa"/>
            <w:tcBorders>
              <w:left w:val="dotted" w:sz="4" w:space="0" w:color="auto"/>
              <w:bottom w:val="dotted" w:sz="4" w:space="0" w:color="auto"/>
              <w:right w:val="dotted" w:sz="4" w:space="0" w:color="auto"/>
            </w:tcBorders>
            <w:shd w:val="clear" w:color="auto" w:fill="auto"/>
          </w:tcPr>
          <w:p w14:paraId="49B8959A" w14:textId="77777777" w:rsidR="00AF6240" w:rsidRDefault="00000000">
            <w:pPr>
              <w:jc w:val="center"/>
              <w:rPr>
                <w:b/>
              </w:rPr>
            </w:pPr>
            <w:r>
              <w:rPr>
                <w:rFonts w:hint="eastAsia"/>
                <w:b/>
              </w:rPr>
              <w:t>版本</w:t>
            </w:r>
          </w:p>
        </w:tc>
        <w:tc>
          <w:tcPr>
            <w:tcW w:w="2160" w:type="dxa"/>
            <w:tcBorders>
              <w:left w:val="dotted" w:sz="4" w:space="0" w:color="auto"/>
              <w:bottom w:val="dotted" w:sz="4" w:space="0" w:color="auto"/>
              <w:right w:val="dotted" w:sz="4" w:space="0" w:color="auto"/>
            </w:tcBorders>
            <w:shd w:val="clear" w:color="auto" w:fill="auto"/>
          </w:tcPr>
          <w:p w14:paraId="49500EDC" w14:textId="77777777" w:rsidR="00AF6240" w:rsidRDefault="00000000">
            <w:pPr>
              <w:jc w:val="center"/>
              <w:rPr>
                <w:b/>
              </w:rPr>
            </w:pPr>
            <w:r>
              <w:rPr>
                <w:rFonts w:hint="eastAsia"/>
                <w:b/>
              </w:rPr>
              <w:t>修改者</w:t>
            </w:r>
          </w:p>
        </w:tc>
        <w:tc>
          <w:tcPr>
            <w:tcW w:w="3132" w:type="dxa"/>
            <w:tcBorders>
              <w:left w:val="dotted" w:sz="4" w:space="0" w:color="auto"/>
              <w:bottom w:val="dotted" w:sz="4" w:space="0" w:color="auto"/>
            </w:tcBorders>
            <w:shd w:val="clear" w:color="auto" w:fill="auto"/>
          </w:tcPr>
          <w:p w14:paraId="1F56E690" w14:textId="77777777" w:rsidR="00AF6240" w:rsidRDefault="00000000">
            <w:pPr>
              <w:jc w:val="center"/>
              <w:rPr>
                <w:b/>
              </w:rPr>
            </w:pPr>
            <w:r>
              <w:rPr>
                <w:rFonts w:hint="eastAsia"/>
                <w:b/>
              </w:rPr>
              <w:t>描述</w:t>
            </w:r>
          </w:p>
        </w:tc>
      </w:tr>
      <w:tr w:rsidR="00AF6240" w14:paraId="72A117D0"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6F41DDBA" w14:textId="0E5CB4A5" w:rsidR="00AF6240" w:rsidRDefault="00000000">
            <w:pPr>
              <w:jc w:val="center"/>
              <w:rPr>
                <w:rFonts w:asciiTheme="minorEastAsia" w:hAnsiTheme="minorEastAsia" w:cstheme="minorEastAsia"/>
                <w:sz w:val="21"/>
                <w:szCs w:val="21"/>
                <w:lang w:val="en-US"/>
              </w:rPr>
            </w:pPr>
            <w:r>
              <w:rPr>
                <w:rFonts w:asciiTheme="minorEastAsia" w:hAnsiTheme="minorEastAsia" w:cstheme="minorEastAsia" w:hint="eastAsia"/>
                <w:sz w:val="21"/>
                <w:szCs w:val="21"/>
                <w:lang w:eastAsia="zh-CN"/>
              </w:rPr>
              <w:t>20</w:t>
            </w:r>
            <w:r w:rsidR="00233A77">
              <w:rPr>
                <w:rFonts w:asciiTheme="minorEastAsia" w:hAnsiTheme="minorEastAsia" w:cstheme="minorEastAsia" w:hint="eastAsia"/>
                <w:sz w:val="21"/>
                <w:szCs w:val="21"/>
                <w:lang w:eastAsia="zh-CN"/>
              </w:rPr>
              <w:t>24-8-15</w:t>
            </w: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4CE4172A" w14:textId="356FAE1F" w:rsidR="00AF6240" w:rsidRDefault="00233A77">
            <w:pPr>
              <w:jc w:val="center"/>
              <w:rPr>
                <w:rFonts w:asciiTheme="minorEastAsia" w:hAnsiTheme="minorEastAsia" w:cstheme="minorEastAsia"/>
                <w:sz w:val="21"/>
                <w:szCs w:val="21"/>
                <w:lang w:val="en-US"/>
              </w:rPr>
            </w:pPr>
            <w:r>
              <w:rPr>
                <w:rFonts w:asciiTheme="minorEastAsia" w:hAnsiTheme="minorEastAsia" w:cstheme="minorEastAsia" w:hint="eastAsia"/>
                <w:sz w:val="21"/>
                <w:szCs w:val="21"/>
                <w:lang w:val="en-US" w:eastAsia="zh-CN"/>
              </w:rPr>
              <w:t>1.0</w:t>
            </w: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655983FE" w14:textId="569D3339" w:rsidR="00AF6240" w:rsidRDefault="00233A77">
            <w:pPr>
              <w:jc w:val="center"/>
              <w:rPr>
                <w:rFonts w:asciiTheme="minorEastAsia" w:hAnsiTheme="minorEastAsia" w:cstheme="minorEastAsia"/>
                <w:sz w:val="21"/>
                <w:szCs w:val="21"/>
                <w:lang w:val="en-US" w:eastAsia="zh-CN"/>
              </w:rPr>
            </w:pPr>
            <w:r>
              <w:rPr>
                <w:rFonts w:asciiTheme="minorEastAsia" w:hAnsiTheme="minorEastAsia" w:cstheme="minorEastAsia" w:hint="eastAsia"/>
                <w:sz w:val="21"/>
                <w:szCs w:val="21"/>
                <w:lang w:val="en-US" w:eastAsia="zh-CN"/>
              </w:rPr>
              <w:t>杨烜赫</w:t>
            </w:r>
          </w:p>
        </w:tc>
        <w:tc>
          <w:tcPr>
            <w:tcW w:w="3132" w:type="dxa"/>
            <w:tcBorders>
              <w:top w:val="dotted" w:sz="4" w:space="0" w:color="auto"/>
              <w:left w:val="dotted" w:sz="4" w:space="0" w:color="auto"/>
              <w:bottom w:val="dotted" w:sz="4" w:space="0" w:color="auto"/>
            </w:tcBorders>
            <w:shd w:val="clear" w:color="auto" w:fill="auto"/>
            <w:vAlign w:val="center"/>
          </w:tcPr>
          <w:p w14:paraId="36298A08" w14:textId="388D7DBD" w:rsidR="00AF6240" w:rsidRDefault="00233A77">
            <w:pPr>
              <w:pStyle w:val="TOC1"/>
              <w:jc w:val="center"/>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进行初稿的撰写</w:t>
            </w:r>
          </w:p>
        </w:tc>
      </w:tr>
      <w:tr w:rsidR="00AF6240" w14:paraId="157E8676"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291B8EA2" w14:textId="68E0BDD5" w:rsidR="00AF6240" w:rsidRDefault="00140067">
            <w:pPr>
              <w:jc w:val="center"/>
              <w:rPr>
                <w:rFonts w:asciiTheme="minorEastAsia" w:hAnsiTheme="minorEastAsia" w:cstheme="minorEastAsia"/>
                <w:sz w:val="21"/>
                <w:szCs w:val="21"/>
                <w:lang w:val="en-US" w:eastAsia="zh-CN"/>
              </w:rPr>
            </w:pPr>
            <w:r>
              <w:rPr>
                <w:rFonts w:asciiTheme="minorEastAsia" w:hAnsiTheme="minorEastAsia" w:cstheme="minorEastAsia" w:hint="eastAsia"/>
                <w:sz w:val="21"/>
                <w:szCs w:val="21"/>
                <w:lang w:val="en-US" w:eastAsia="zh-CN"/>
              </w:rPr>
              <w:t>2024-10-11</w:t>
            </w: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213BB14C" w14:textId="1869FA79" w:rsidR="00AF6240" w:rsidRDefault="00140067">
            <w:pPr>
              <w:jc w:val="center"/>
              <w:rPr>
                <w:rFonts w:asciiTheme="minorEastAsia" w:hAnsiTheme="minorEastAsia" w:cstheme="minorEastAsia"/>
                <w:sz w:val="21"/>
                <w:szCs w:val="21"/>
                <w:lang w:val="en-US" w:eastAsia="zh-CN"/>
              </w:rPr>
            </w:pPr>
            <w:r>
              <w:rPr>
                <w:rFonts w:asciiTheme="minorEastAsia" w:hAnsiTheme="minorEastAsia" w:cstheme="minorEastAsia" w:hint="eastAsia"/>
                <w:sz w:val="21"/>
                <w:szCs w:val="21"/>
                <w:lang w:val="en-US" w:eastAsia="zh-CN"/>
              </w:rPr>
              <w:t>2.0</w:t>
            </w: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0A0D7F4A" w14:textId="177651B0" w:rsidR="00AF6240" w:rsidRDefault="00140067">
            <w:pPr>
              <w:jc w:val="center"/>
              <w:rPr>
                <w:rFonts w:asciiTheme="minorEastAsia" w:hAnsiTheme="minorEastAsia" w:cstheme="minorEastAsia"/>
                <w:sz w:val="21"/>
                <w:szCs w:val="21"/>
                <w:lang w:val="en-US" w:eastAsia="zh-CN"/>
              </w:rPr>
            </w:pPr>
            <w:r>
              <w:rPr>
                <w:rFonts w:asciiTheme="minorEastAsia" w:hAnsiTheme="minorEastAsia" w:cstheme="minorEastAsia" w:hint="eastAsia"/>
                <w:sz w:val="21"/>
                <w:szCs w:val="21"/>
                <w:lang w:val="en-US" w:eastAsia="zh-CN"/>
              </w:rPr>
              <w:t>杨烜赫</w:t>
            </w:r>
          </w:p>
        </w:tc>
        <w:tc>
          <w:tcPr>
            <w:tcW w:w="3132" w:type="dxa"/>
            <w:tcBorders>
              <w:top w:val="dotted" w:sz="4" w:space="0" w:color="auto"/>
              <w:left w:val="dotted" w:sz="4" w:space="0" w:color="auto"/>
              <w:bottom w:val="dotted" w:sz="4" w:space="0" w:color="auto"/>
            </w:tcBorders>
            <w:shd w:val="clear" w:color="auto" w:fill="auto"/>
            <w:vAlign w:val="center"/>
          </w:tcPr>
          <w:p w14:paraId="42D8E2B8" w14:textId="5873EEFC" w:rsidR="00AF6240" w:rsidRDefault="00140067" w:rsidP="00233A77">
            <w:pPr>
              <w:pStyle w:val="TOC1"/>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 xml:space="preserve">  </w:t>
            </w:r>
            <w:bookmarkStart w:id="1" w:name="_Hlk188281044"/>
            <w:r>
              <w:rPr>
                <w:rFonts w:asciiTheme="minorEastAsia" w:hAnsiTheme="minorEastAsia" w:cstheme="minorEastAsia" w:hint="eastAsia"/>
                <w:sz w:val="21"/>
                <w:szCs w:val="21"/>
                <w:lang w:eastAsia="zh-CN"/>
              </w:rPr>
              <w:t>进行进一步的修改与完善</w:t>
            </w:r>
            <w:bookmarkEnd w:id="1"/>
          </w:p>
        </w:tc>
      </w:tr>
      <w:tr w:rsidR="00AF6240" w14:paraId="4F26604C"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31F919A3" w14:textId="3594B897" w:rsidR="00AF6240" w:rsidRDefault="00B72A3C" w:rsidP="00B72A3C">
            <w:pPr>
              <w:jc w:val="center"/>
              <w:rPr>
                <w:lang w:val="en-US" w:eastAsia="zh-CN"/>
              </w:rPr>
            </w:pPr>
            <w:r>
              <w:rPr>
                <w:rFonts w:asciiTheme="minorEastAsia" w:hAnsiTheme="minorEastAsia" w:cstheme="minorEastAsia" w:hint="eastAsia"/>
                <w:sz w:val="21"/>
                <w:szCs w:val="21"/>
                <w:lang w:val="en-US" w:eastAsia="zh-CN"/>
              </w:rPr>
              <w:t>2025-1-15</w:t>
            </w: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3C59419B" w14:textId="15F9B961" w:rsidR="00AF6240" w:rsidRDefault="00B72A3C" w:rsidP="00B72A3C">
            <w:pPr>
              <w:jc w:val="center"/>
              <w:rPr>
                <w:lang w:eastAsia="zh-CN"/>
              </w:rPr>
            </w:pPr>
            <w:r>
              <w:rPr>
                <w:rFonts w:asciiTheme="minorEastAsia" w:hAnsiTheme="minorEastAsia" w:cstheme="minorEastAsia" w:hint="eastAsia"/>
                <w:sz w:val="21"/>
                <w:szCs w:val="21"/>
                <w:lang w:val="en-US" w:eastAsia="zh-CN"/>
              </w:rPr>
              <w:t>3.0</w:t>
            </w: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4736A469" w14:textId="423FDCFA" w:rsidR="00AF6240" w:rsidRDefault="00B72A3C" w:rsidP="00B72A3C">
            <w:pPr>
              <w:jc w:val="center"/>
              <w:rPr>
                <w:lang w:eastAsia="zh-CN"/>
              </w:rPr>
            </w:pPr>
            <w:r>
              <w:rPr>
                <w:rFonts w:hint="eastAsia"/>
                <w:lang w:eastAsia="zh-CN"/>
              </w:rPr>
              <w:t>杨烜赫</w:t>
            </w:r>
          </w:p>
        </w:tc>
        <w:tc>
          <w:tcPr>
            <w:tcW w:w="3132" w:type="dxa"/>
            <w:tcBorders>
              <w:top w:val="dotted" w:sz="4" w:space="0" w:color="auto"/>
              <w:left w:val="dotted" w:sz="4" w:space="0" w:color="auto"/>
              <w:bottom w:val="dotted" w:sz="4" w:space="0" w:color="auto"/>
            </w:tcBorders>
            <w:shd w:val="clear" w:color="auto" w:fill="auto"/>
            <w:vAlign w:val="center"/>
          </w:tcPr>
          <w:p w14:paraId="164E2677" w14:textId="605EE662" w:rsidR="00AF6240" w:rsidRDefault="00B72A3C" w:rsidP="00B72A3C">
            <w:pPr>
              <w:pStyle w:val="TOC1"/>
              <w:ind w:firstLineChars="100" w:firstLine="211"/>
              <w:rPr>
                <w:lang w:eastAsia="zh-CN"/>
              </w:rPr>
            </w:pPr>
            <w:r>
              <w:rPr>
                <w:rFonts w:asciiTheme="minorEastAsia" w:hAnsiTheme="minorEastAsia" w:cstheme="minorEastAsia" w:hint="eastAsia"/>
                <w:sz w:val="21"/>
                <w:szCs w:val="21"/>
                <w:lang w:eastAsia="zh-CN"/>
              </w:rPr>
              <w:t>进行进一步的修改与完善</w:t>
            </w:r>
          </w:p>
        </w:tc>
      </w:tr>
      <w:tr w:rsidR="00AF6240" w14:paraId="62AE9AAB"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0E491EE0" w14:textId="77777777" w:rsidR="00AF6240" w:rsidRDefault="00AF6240">
            <w:pPr>
              <w:rPr>
                <w:lang w:eastAsia="zh-CN"/>
              </w:rPr>
            </w:pP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263233FE" w14:textId="77777777" w:rsidR="00AF6240" w:rsidRDefault="00AF6240">
            <w:pPr>
              <w:rPr>
                <w:lang w:eastAsia="zh-CN"/>
              </w:rPr>
            </w:pP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6F016F16" w14:textId="77777777" w:rsidR="00AF6240" w:rsidRDefault="00AF6240">
            <w:pPr>
              <w:rPr>
                <w:lang w:eastAsia="zh-CN"/>
              </w:rPr>
            </w:pPr>
          </w:p>
        </w:tc>
        <w:tc>
          <w:tcPr>
            <w:tcW w:w="3132" w:type="dxa"/>
            <w:tcBorders>
              <w:top w:val="dotted" w:sz="4" w:space="0" w:color="auto"/>
              <w:left w:val="dotted" w:sz="4" w:space="0" w:color="auto"/>
              <w:bottom w:val="dotted" w:sz="4" w:space="0" w:color="auto"/>
            </w:tcBorders>
            <w:shd w:val="clear" w:color="auto" w:fill="auto"/>
            <w:vAlign w:val="center"/>
          </w:tcPr>
          <w:p w14:paraId="250F9AB3" w14:textId="77777777" w:rsidR="00AF6240" w:rsidRDefault="00AF6240">
            <w:pPr>
              <w:pStyle w:val="TOC1"/>
              <w:rPr>
                <w:lang w:eastAsia="zh-CN"/>
              </w:rPr>
            </w:pPr>
          </w:p>
        </w:tc>
      </w:tr>
      <w:tr w:rsidR="00AF6240" w14:paraId="78356DC4"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5F708390" w14:textId="77777777" w:rsidR="00AF6240" w:rsidRDefault="00AF6240">
            <w:pPr>
              <w:rPr>
                <w:lang w:eastAsia="zh-CN"/>
              </w:rPr>
            </w:pP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7A74054C" w14:textId="77777777" w:rsidR="00AF6240" w:rsidRDefault="00AF6240">
            <w:pPr>
              <w:rPr>
                <w:lang w:eastAsia="zh-CN"/>
              </w:rPr>
            </w:pP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4FFC3A95" w14:textId="77777777" w:rsidR="00AF6240" w:rsidRDefault="00AF6240">
            <w:pPr>
              <w:rPr>
                <w:lang w:eastAsia="zh-CN"/>
              </w:rPr>
            </w:pPr>
          </w:p>
        </w:tc>
        <w:tc>
          <w:tcPr>
            <w:tcW w:w="3132" w:type="dxa"/>
            <w:tcBorders>
              <w:top w:val="dotted" w:sz="4" w:space="0" w:color="auto"/>
              <w:left w:val="dotted" w:sz="4" w:space="0" w:color="auto"/>
              <w:bottom w:val="dotted" w:sz="4" w:space="0" w:color="auto"/>
            </w:tcBorders>
            <w:shd w:val="clear" w:color="auto" w:fill="auto"/>
            <w:vAlign w:val="center"/>
          </w:tcPr>
          <w:p w14:paraId="1A603747" w14:textId="77777777" w:rsidR="00AF6240" w:rsidRDefault="00AF6240">
            <w:pPr>
              <w:pStyle w:val="TOC1"/>
              <w:rPr>
                <w:lang w:eastAsia="zh-CN"/>
              </w:rPr>
            </w:pPr>
          </w:p>
        </w:tc>
      </w:tr>
      <w:tr w:rsidR="00AF6240" w14:paraId="0CF005C1"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34C0E347" w14:textId="77777777" w:rsidR="00AF6240" w:rsidRDefault="00AF6240">
            <w:pPr>
              <w:rPr>
                <w:lang w:eastAsia="zh-CN"/>
              </w:rPr>
            </w:pP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66DBE3FF" w14:textId="77777777" w:rsidR="00AF6240" w:rsidRDefault="00AF6240">
            <w:pPr>
              <w:rPr>
                <w:lang w:eastAsia="zh-CN"/>
              </w:rPr>
            </w:pP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1CC6993C" w14:textId="77777777" w:rsidR="00AF6240" w:rsidRDefault="00AF6240">
            <w:pPr>
              <w:rPr>
                <w:lang w:eastAsia="zh-CN"/>
              </w:rPr>
            </w:pPr>
          </w:p>
        </w:tc>
        <w:tc>
          <w:tcPr>
            <w:tcW w:w="3132" w:type="dxa"/>
            <w:tcBorders>
              <w:top w:val="dotted" w:sz="4" w:space="0" w:color="auto"/>
              <w:left w:val="dotted" w:sz="4" w:space="0" w:color="auto"/>
              <w:bottom w:val="dotted" w:sz="4" w:space="0" w:color="auto"/>
            </w:tcBorders>
            <w:shd w:val="clear" w:color="auto" w:fill="auto"/>
            <w:vAlign w:val="center"/>
          </w:tcPr>
          <w:p w14:paraId="09F16658" w14:textId="77777777" w:rsidR="00AF6240" w:rsidRDefault="00AF6240">
            <w:pPr>
              <w:pStyle w:val="TOC1"/>
              <w:rPr>
                <w:lang w:eastAsia="zh-CN"/>
              </w:rPr>
            </w:pPr>
          </w:p>
        </w:tc>
      </w:tr>
      <w:tr w:rsidR="00AF6240" w14:paraId="3E8B0731" w14:textId="77777777" w:rsidTr="008A42BF">
        <w:trPr>
          <w:trHeight w:val="525"/>
        </w:trPr>
        <w:tc>
          <w:tcPr>
            <w:tcW w:w="2370" w:type="dxa"/>
            <w:tcBorders>
              <w:top w:val="dotted" w:sz="4" w:space="0" w:color="auto"/>
              <w:bottom w:val="dotted" w:sz="4" w:space="0" w:color="auto"/>
              <w:right w:val="dotted" w:sz="4" w:space="0" w:color="auto"/>
            </w:tcBorders>
            <w:shd w:val="clear" w:color="auto" w:fill="auto"/>
            <w:vAlign w:val="center"/>
          </w:tcPr>
          <w:p w14:paraId="6F197109" w14:textId="77777777" w:rsidR="00AF6240" w:rsidRDefault="00AF6240">
            <w:pPr>
              <w:rPr>
                <w:lang w:eastAsia="zh-CN"/>
              </w:rPr>
            </w:pPr>
          </w:p>
        </w:tc>
        <w:tc>
          <w:tcPr>
            <w:tcW w:w="1440" w:type="dxa"/>
            <w:tcBorders>
              <w:top w:val="dotted" w:sz="4" w:space="0" w:color="auto"/>
              <w:left w:val="dotted" w:sz="4" w:space="0" w:color="auto"/>
              <w:bottom w:val="dotted" w:sz="4" w:space="0" w:color="auto"/>
              <w:right w:val="dotted" w:sz="4" w:space="0" w:color="auto"/>
            </w:tcBorders>
            <w:shd w:val="clear" w:color="auto" w:fill="auto"/>
            <w:vAlign w:val="center"/>
          </w:tcPr>
          <w:p w14:paraId="3E1261C0" w14:textId="77777777" w:rsidR="00AF6240" w:rsidRDefault="00AF6240">
            <w:pPr>
              <w:rPr>
                <w:lang w:eastAsia="zh-CN"/>
              </w:rPr>
            </w:pPr>
          </w:p>
        </w:tc>
        <w:tc>
          <w:tcPr>
            <w:tcW w:w="2160" w:type="dxa"/>
            <w:tcBorders>
              <w:top w:val="dotted" w:sz="4" w:space="0" w:color="auto"/>
              <w:left w:val="dotted" w:sz="4" w:space="0" w:color="auto"/>
              <w:bottom w:val="dotted" w:sz="4" w:space="0" w:color="auto"/>
              <w:right w:val="dotted" w:sz="4" w:space="0" w:color="auto"/>
            </w:tcBorders>
            <w:shd w:val="clear" w:color="auto" w:fill="auto"/>
            <w:vAlign w:val="center"/>
          </w:tcPr>
          <w:p w14:paraId="623CE9C6" w14:textId="77777777" w:rsidR="00AF6240" w:rsidRDefault="00AF6240">
            <w:pPr>
              <w:rPr>
                <w:lang w:eastAsia="zh-CN"/>
              </w:rPr>
            </w:pPr>
          </w:p>
        </w:tc>
        <w:tc>
          <w:tcPr>
            <w:tcW w:w="3132" w:type="dxa"/>
            <w:tcBorders>
              <w:top w:val="dotted" w:sz="4" w:space="0" w:color="auto"/>
              <w:left w:val="dotted" w:sz="4" w:space="0" w:color="auto"/>
              <w:bottom w:val="dotted" w:sz="4" w:space="0" w:color="auto"/>
            </w:tcBorders>
            <w:shd w:val="clear" w:color="auto" w:fill="auto"/>
            <w:vAlign w:val="center"/>
          </w:tcPr>
          <w:p w14:paraId="55E147C4" w14:textId="77777777" w:rsidR="00AF6240" w:rsidRDefault="00AF6240">
            <w:pPr>
              <w:rPr>
                <w:lang w:eastAsia="zh-CN"/>
              </w:rPr>
            </w:pPr>
          </w:p>
        </w:tc>
      </w:tr>
      <w:tr w:rsidR="00AF6240" w14:paraId="348E2B27" w14:textId="77777777" w:rsidTr="008A42BF">
        <w:trPr>
          <w:trHeight w:val="525"/>
        </w:trPr>
        <w:tc>
          <w:tcPr>
            <w:tcW w:w="2370" w:type="dxa"/>
            <w:tcBorders>
              <w:top w:val="dotted" w:sz="4" w:space="0" w:color="auto"/>
              <w:bottom w:val="single" w:sz="12" w:space="0" w:color="auto"/>
              <w:right w:val="dotted" w:sz="4" w:space="0" w:color="auto"/>
            </w:tcBorders>
            <w:shd w:val="clear" w:color="auto" w:fill="auto"/>
            <w:vAlign w:val="center"/>
          </w:tcPr>
          <w:p w14:paraId="769FA63C" w14:textId="77777777" w:rsidR="00AF6240" w:rsidRDefault="00AF6240">
            <w:pPr>
              <w:rPr>
                <w:lang w:eastAsia="zh-CN"/>
              </w:rPr>
            </w:pPr>
          </w:p>
        </w:tc>
        <w:tc>
          <w:tcPr>
            <w:tcW w:w="1440" w:type="dxa"/>
            <w:tcBorders>
              <w:top w:val="dotted" w:sz="4" w:space="0" w:color="auto"/>
              <w:left w:val="dotted" w:sz="4" w:space="0" w:color="auto"/>
              <w:bottom w:val="single" w:sz="12" w:space="0" w:color="auto"/>
              <w:right w:val="dotted" w:sz="4" w:space="0" w:color="auto"/>
            </w:tcBorders>
            <w:shd w:val="clear" w:color="auto" w:fill="auto"/>
            <w:vAlign w:val="center"/>
          </w:tcPr>
          <w:p w14:paraId="65B937EB" w14:textId="77777777" w:rsidR="00AF6240" w:rsidRDefault="00AF6240">
            <w:pPr>
              <w:rPr>
                <w:lang w:eastAsia="zh-CN"/>
              </w:rPr>
            </w:pPr>
          </w:p>
        </w:tc>
        <w:tc>
          <w:tcPr>
            <w:tcW w:w="2160" w:type="dxa"/>
            <w:tcBorders>
              <w:top w:val="dotted" w:sz="4" w:space="0" w:color="auto"/>
              <w:left w:val="dotted" w:sz="4" w:space="0" w:color="auto"/>
              <w:bottom w:val="single" w:sz="12" w:space="0" w:color="auto"/>
              <w:right w:val="dotted" w:sz="4" w:space="0" w:color="auto"/>
            </w:tcBorders>
            <w:shd w:val="clear" w:color="auto" w:fill="auto"/>
            <w:vAlign w:val="center"/>
          </w:tcPr>
          <w:p w14:paraId="0DA31069" w14:textId="77777777" w:rsidR="00AF6240" w:rsidRDefault="00AF6240">
            <w:pPr>
              <w:rPr>
                <w:lang w:eastAsia="zh-CN"/>
              </w:rPr>
            </w:pPr>
          </w:p>
        </w:tc>
        <w:tc>
          <w:tcPr>
            <w:tcW w:w="3132" w:type="dxa"/>
            <w:tcBorders>
              <w:top w:val="dotted" w:sz="4" w:space="0" w:color="auto"/>
              <w:left w:val="dotted" w:sz="4" w:space="0" w:color="auto"/>
              <w:bottom w:val="single" w:sz="12" w:space="0" w:color="auto"/>
            </w:tcBorders>
            <w:shd w:val="clear" w:color="auto" w:fill="auto"/>
            <w:vAlign w:val="center"/>
          </w:tcPr>
          <w:p w14:paraId="43B93E0C" w14:textId="77777777" w:rsidR="00AF6240" w:rsidRDefault="00AF6240">
            <w:pPr>
              <w:rPr>
                <w:lang w:eastAsia="zh-CN"/>
              </w:rPr>
            </w:pPr>
          </w:p>
        </w:tc>
      </w:tr>
    </w:tbl>
    <w:p w14:paraId="5188CBCB" w14:textId="77777777" w:rsidR="00AF6240" w:rsidRDefault="00AF6240">
      <w:pPr>
        <w:spacing w:after="0" w:line="480" w:lineRule="auto"/>
        <w:jc w:val="both"/>
        <w:rPr>
          <w:rFonts w:asciiTheme="minorEastAsia" w:hAnsiTheme="minorEastAsia" w:cstheme="minorEastAsia"/>
          <w:sz w:val="21"/>
          <w:szCs w:val="21"/>
          <w:lang w:val="en-US" w:eastAsia="zh-CN"/>
        </w:rPr>
      </w:pPr>
    </w:p>
    <w:p w14:paraId="2FB95F6F" w14:textId="77777777" w:rsidR="000972B0" w:rsidRDefault="000972B0">
      <w:pPr>
        <w:spacing w:after="0" w:line="480" w:lineRule="auto"/>
        <w:jc w:val="both"/>
        <w:rPr>
          <w:rFonts w:asciiTheme="minorEastAsia" w:hAnsiTheme="minorEastAsia" w:cstheme="minorEastAsia"/>
          <w:sz w:val="21"/>
          <w:szCs w:val="21"/>
          <w:lang w:val="en-US" w:eastAsia="zh-CN"/>
        </w:rPr>
      </w:pPr>
    </w:p>
    <w:p w14:paraId="077E5B5A" w14:textId="77777777" w:rsidR="000972B0" w:rsidRDefault="000972B0">
      <w:pPr>
        <w:spacing w:after="0" w:line="480" w:lineRule="auto"/>
        <w:jc w:val="both"/>
        <w:rPr>
          <w:rFonts w:asciiTheme="minorEastAsia" w:hAnsiTheme="minorEastAsia" w:cstheme="minorEastAsia"/>
          <w:sz w:val="21"/>
          <w:szCs w:val="21"/>
          <w:lang w:val="en-US" w:eastAsia="zh-CN"/>
        </w:rPr>
      </w:pPr>
    </w:p>
    <w:p w14:paraId="1919E129" w14:textId="77777777" w:rsidR="000972B0" w:rsidRDefault="000972B0">
      <w:pPr>
        <w:spacing w:after="0" w:line="480" w:lineRule="auto"/>
        <w:jc w:val="both"/>
        <w:rPr>
          <w:rFonts w:asciiTheme="minorEastAsia" w:hAnsiTheme="minorEastAsia" w:cstheme="minorEastAsia"/>
          <w:sz w:val="21"/>
          <w:szCs w:val="21"/>
          <w:lang w:val="en-US" w:eastAsia="zh-CN"/>
        </w:rPr>
      </w:pPr>
    </w:p>
    <w:p w14:paraId="4EF12677" w14:textId="77777777" w:rsidR="000972B0" w:rsidRDefault="000972B0">
      <w:pPr>
        <w:spacing w:after="0" w:line="480" w:lineRule="auto"/>
        <w:jc w:val="both"/>
        <w:rPr>
          <w:rFonts w:asciiTheme="minorEastAsia" w:hAnsiTheme="minorEastAsia" w:cstheme="minorEastAsia"/>
          <w:sz w:val="21"/>
          <w:szCs w:val="21"/>
          <w:lang w:val="en-US" w:eastAsia="zh-CN"/>
        </w:rPr>
      </w:pPr>
    </w:p>
    <w:p w14:paraId="3540C8EA" w14:textId="77777777" w:rsidR="000972B0" w:rsidRDefault="000972B0">
      <w:pPr>
        <w:spacing w:after="0" w:line="480" w:lineRule="auto"/>
        <w:jc w:val="both"/>
        <w:rPr>
          <w:rFonts w:asciiTheme="minorEastAsia" w:hAnsiTheme="minorEastAsia" w:cstheme="minorEastAsia"/>
          <w:sz w:val="21"/>
          <w:szCs w:val="21"/>
          <w:lang w:val="en-US" w:eastAsia="zh-CN"/>
        </w:rPr>
      </w:pPr>
    </w:p>
    <w:p w14:paraId="41CCB988" w14:textId="77777777" w:rsidR="000972B0" w:rsidRDefault="000972B0">
      <w:pPr>
        <w:spacing w:after="0" w:line="480" w:lineRule="auto"/>
        <w:jc w:val="both"/>
        <w:rPr>
          <w:rFonts w:asciiTheme="minorEastAsia" w:hAnsiTheme="minorEastAsia" w:cstheme="minorEastAsia"/>
          <w:sz w:val="21"/>
          <w:szCs w:val="21"/>
          <w:lang w:val="en-US" w:eastAsia="zh-CN"/>
        </w:rPr>
      </w:pPr>
    </w:p>
    <w:p w14:paraId="3A544FC3" w14:textId="77777777" w:rsidR="000972B0" w:rsidRDefault="000972B0">
      <w:pPr>
        <w:spacing w:after="0" w:line="480" w:lineRule="auto"/>
        <w:jc w:val="both"/>
        <w:rPr>
          <w:rFonts w:asciiTheme="minorEastAsia" w:hAnsiTheme="minorEastAsia" w:cstheme="minorEastAsia"/>
          <w:sz w:val="21"/>
          <w:szCs w:val="21"/>
          <w:lang w:val="en-US" w:eastAsia="zh-CN"/>
        </w:rPr>
      </w:pPr>
    </w:p>
    <w:p w14:paraId="6B366026" w14:textId="77777777" w:rsidR="000972B0" w:rsidRDefault="000972B0">
      <w:pPr>
        <w:spacing w:after="0" w:line="480" w:lineRule="auto"/>
        <w:jc w:val="both"/>
        <w:rPr>
          <w:rFonts w:asciiTheme="minorEastAsia" w:hAnsiTheme="minorEastAsia" w:cstheme="minorEastAsia"/>
          <w:sz w:val="21"/>
          <w:szCs w:val="21"/>
          <w:lang w:val="en-US" w:eastAsia="zh-CN"/>
        </w:rPr>
      </w:pPr>
    </w:p>
    <w:p w14:paraId="64E48592" w14:textId="77777777" w:rsidR="000972B0" w:rsidRDefault="000972B0">
      <w:pPr>
        <w:spacing w:after="0" w:line="480" w:lineRule="auto"/>
        <w:jc w:val="both"/>
        <w:rPr>
          <w:rFonts w:asciiTheme="minorEastAsia" w:hAnsiTheme="minorEastAsia" w:cstheme="minorEastAsia"/>
          <w:sz w:val="21"/>
          <w:szCs w:val="21"/>
          <w:lang w:val="en-US" w:eastAsia="zh-CN"/>
        </w:rPr>
      </w:pPr>
    </w:p>
    <w:p w14:paraId="34E4E988" w14:textId="77777777" w:rsidR="000972B0" w:rsidRDefault="000972B0">
      <w:pPr>
        <w:spacing w:after="0" w:line="480" w:lineRule="auto"/>
        <w:jc w:val="both"/>
        <w:rPr>
          <w:rFonts w:asciiTheme="minorEastAsia" w:hAnsiTheme="minorEastAsia" w:cstheme="minorEastAsia"/>
          <w:sz w:val="21"/>
          <w:szCs w:val="21"/>
          <w:lang w:val="en-US" w:eastAsia="zh-CN"/>
        </w:rPr>
      </w:pPr>
    </w:p>
    <w:p w14:paraId="21628386" w14:textId="77777777" w:rsidR="000972B0" w:rsidRDefault="000972B0">
      <w:pPr>
        <w:spacing w:after="0" w:line="480" w:lineRule="auto"/>
        <w:jc w:val="both"/>
        <w:rPr>
          <w:rFonts w:asciiTheme="minorEastAsia" w:hAnsiTheme="minorEastAsia" w:cstheme="minorEastAsia"/>
          <w:sz w:val="21"/>
          <w:szCs w:val="21"/>
          <w:lang w:val="en-US" w:eastAsia="zh-CN"/>
        </w:rPr>
      </w:pPr>
    </w:p>
    <w:p w14:paraId="3D8ADB53" w14:textId="77777777" w:rsidR="000972B0" w:rsidRDefault="000972B0">
      <w:pPr>
        <w:spacing w:after="0" w:line="480" w:lineRule="auto"/>
        <w:jc w:val="both"/>
        <w:rPr>
          <w:rFonts w:asciiTheme="minorEastAsia" w:hAnsiTheme="minorEastAsia" w:cstheme="minorEastAsia"/>
          <w:sz w:val="21"/>
          <w:szCs w:val="21"/>
          <w:lang w:val="en-US" w:eastAsia="zh-CN"/>
        </w:rPr>
      </w:pPr>
    </w:p>
    <w:p w14:paraId="48F2514A" w14:textId="77777777" w:rsidR="000972B0" w:rsidRDefault="000972B0">
      <w:pPr>
        <w:spacing w:after="0" w:line="480" w:lineRule="auto"/>
        <w:jc w:val="both"/>
        <w:rPr>
          <w:rFonts w:asciiTheme="minorEastAsia" w:hAnsiTheme="minorEastAsia" w:cstheme="minorEastAsia"/>
          <w:sz w:val="21"/>
          <w:szCs w:val="21"/>
          <w:lang w:val="en-US" w:eastAsia="zh-CN"/>
        </w:rPr>
      </w:pPr>
    </w:p>
    <w:p w14:paraId="2BBB962C" w14:textId="77777777" w:rsidR="000972B0" w:rsidRDefault="000972B0">
      <w:pPr>
        <w:spacing w:after="0" w:line="480" w:lineRule="auto"/>
        <w:jc w:val="both"/>
        <w:rPr>
          <w:rFonts w:asciiTheme="minorEastAsia" w:hAnsiTheme="minorEastAsia" w:cstheme="minorEastAsia"/>
          <w:sz w:val="21"/>
          <w:szCs w:val="21"/>
          <w:lang w:val="en-US" w:eastAsia="zh-CN"/>
        </w:rPr>
      </w:pPr>
    </w:p>
    <w:p w14:paraId="0C326703" w14:textId="527E01AB" w:rsidR="00FD1318" w:rsidRPr="00FD1318" w:rsidRDefault="00FD1318" w:rsidP="00FD1318">
      <w:pPr>
        <w:tabs>
          <w:tab w:val="left" w:pos="7980"/>
        </w:tabs>
        <w:rPr>
          <w:rFonts w:asciiTheme="minorEastAsia" w:hAnsiTheme="minorEastAsia" w:cstheme="minorEastAsia"/>
          <w:sz w:val="21"/>
          <w:szCs w:val="21"/>
          <w:lang w:val="en-US" w:eastAsia="zh-CN"/>
        </w:rPr>
      </w:pPr>
      <w:r>
        <w:rPr>
          <w:rFonts w:asciiTheme="minorEastAsia" w:hAnsiTheme="minorEastAsia" w:cstheme="minorEastAsia"/>
          <w:sz w:val="21"/>
          <w:szCs w:val="21"/>
          <w:lang w:val="en-US" w:eastAsia="zh-CN"/>
        </w:rPr>
        <w:tab/>
      </w:r>
    </w:p>
    <w:bookmarkStart w:id="2" w:name="_Toc12218" w:displacedByCustomXml="next"/>
    <w:bookmarkStart w:id="3" w:name="_Toc17678" w:displacedByCustomXml="next"/>
    <w:bookmarkStart w:id="4" w:name="_Toc25060" w:displacedByCustomXml="next"/>
    <w:bookmarkStart w:id="5" w:name="_Toc21212" w:displacedByCustomXml="next"/>
    <w:bookmarkStart w:id="6" w:name="_Toc28414_WPSOffice_Level1" w:displacedByCustomXml="next"/>
    <w:bookmarkStart w:id="7" w:name="_Toc28220" w:displacedByCustomXml="next"/>
    <w:bookmarkStart w:id="8" w:name="_Toc31313" w:displacedByCustomXml="next"/>
    <w:bookmarkStart w:id="9" w:name="_Toc14361" w:displacedByCustomXml="next"/>
    <w:bookmarkStart w:id="10" w:name="_Toc5711" w:displacedByCustomXml="next"/>
    <w:sdt>
      <w:sdtPr>
        <w:rPr>
          <w:rFonts w:ascii="Arial" w:eastAsiaTheme="minorEastAsia" w:hAnsi="Arial" w:cs="Arial"/>
          <w:color w:val="auto"/>
          <w:sz w:val="20"/>
          <w:szCs w:val="20"/>
          <w:lang w:val="zh-CN" w:eastAsia="en-US"/>
        </w:rPr>
        <w:id w:val="-268244137"/>
        <w:docPartObj>
          <w:docPartGallery w:val="Table of Contents"/>
          <w:docPartUnique/>
        </w:docPartObj>
      </w:sdtPr>
      <w:sdtEndPr>
        <w:rPr>
          <w:b/>
          <w:bCs/>
        </w:rPr>
      </w:sdtEndPr>
      <w:sdtContent>
        <w:p w14:paraId="0654EC14" w14:textId="5BD7BF56" w:rsidR="00D90304" w:rsidRPr="000972B0" w:rsidRDefault="00D90304">
          <w:pPr>
            <w:pStyle w:val="TOC"/>
            <w:rPr>
              <w:lang w:val="zh-CN"/>
            </w:rPr>
          </w:pPr>
          <w:r w:rsidRPr="00D90304">
            <w:rPr>
              <w:color w:val="auto"/>
              <w:lang w:val="zh-CN"/>
            </w:rPr>
            <w:t>目录</w:t>
          </w:r>
        </w:p>
        <w:p w14:paraId="49C4AFE6" w14:textId="35228976" w:rsidR="006B0A5D" w:rsidRDefault="00D90304" w:rsidP="00E5161B">
          <w:pPr>
            <w:pStyle w:val="TOC1"/>
            <w:spacing w:line="360" w:lineRule="auto"/>
            <w:rPr>
              <w:rFonts w:asciiTheme="minorHAnsi" w:hAnsiTheme="minorHAnsi" w:cstheme="minorBidi"/>
              <w:b w:val="0"/>
              <w:bCs w:val="0"/>
              <w:noProof/>
              <w:kern w:val="2"/>
              <w:szCs w:val="24"/>
              <w:lang w:val="en-US" w:eastAsia="zh-CN"/>
              <w14:ligatures w14:val="standardContextual"/>
            </w:rPr>
          </w:pPr>
          <w:r w:rsidRPr="00D90304">
            <w:rPr>
              <w:b w:val="0"/>
              <w:bCs w:val="0"/>
            </w:rPr>
            <w:fldChar w:fldCharType="begin"/>
          </w:r>
          <w:r w:rsidRPr="00D90304">
            <w:rPr>
              <w:b w:val="0"/>
              <w:bCs w:val="0"/>
            </w:rPr>
            <w:instrText xml:space="preserve"> TOC \o "1-3" \h \z \u </w:instrText>
          </w:r>
          <w:r w:rsidRPr="00D90304">
            <w:rPr>
              <w:b w:val="0"/>
              <w:bCs w:val="0"/>
            </w:rPr>
            <w:fldChar w:fldCharType="separate"/>
          </w:r>
          <w:hyperlink w:anchor="_Toc188283643" w:history="1">
            <w:r w:rsidR="006B0A5D" w:rsidRPr="008057FD">
              <w:rPr>
                <w:rStyle w:val="aff4"/>
                <w:rFonts w:asciiTheme="minorEastAsia" w:hAnsiTheme="minorEastAsia"/>
                <w:noProof/>
                <w:lang w:val="en-US" w:eastAsia="zh-CN"/>
              </w:rPr>
              <w:t>1</w:t>
            </w:r>
            <w:r w:rsidR="006B0A5D">
              <w:rPr>
                <w:rFonts w:asciiTheme="minorHAnsi" w:hAnsiTheme="minorHAnsi" w:cstheme="minorBidi"/>
                <w:b w:val="0"/>
                <w:bCs w:val="0"/>
                <w:noProof/>
                <w:kern w:val="2"/>
                <w:szCs w:val="24"/>
                <w:lang w:val="en-US" w:eastAsia="zh-CN"/>
                <w14:ligatures w14:val="standardContextual"/>
              </w:rPr>
              <w:tab/>
            </w:r>
            <w:r w:rsidR="006B0A5D" w:rsidRPr="008057FD">
              <w:rPr>
                <w:rStyle w:val="aff4"/>
                <w:rFonts w:asciiTheme="minorEastAsia" w:hAnsiTheme="minorEastAsia"/>
                <w:noProof/>
                <w:lang w:val="en-US" w:eastAsia="zh-CN"/>
              </w:rPr>
              <w:t>简介</w:t>
            </w:r>
            <w:r w:rsidR="006B0A5D">
              <w:rPr>
                <w:noProof/>
                <w:webHidden/>
              </w:rPr>
              <w:tab/>
            </w:r>
            <w:r w:rsidR="006B0A5D">
              <w:rPr>
                <w:noProof/>
                <w:webHidden/>
              </w:rPr>
              <w:fldChar w:fldCharType="begin"/>
            </w:r>
            <w:r w:rsidR="006B0A5D">
              <w:rPr>
                <w:noProof/>
                <w:webHidden/>
              </w:rPr>
              <w:instrText xml:space="preserve"> PAGEREF _Toc188283643 \h </w:instrText>
            </w:r>
            <w:r w:rsidR="006B0A5D">
              <w:rPr>
                <w:noProof/>
                <w:webHidden/>
              </w:rPr>
            </w:r>
            <w:r w:rsidR="006B0A5D">
              <w:rPr>
                <w:noProof/>
                <w:webHidden/>
              </w:rPr>
              <w:fldChar w:fldCharType="separate"/>
            </w:r>
            <w:r w:rsidR="00E5161B">
              <w:rPr>
                <w:noProof/>
                <w:webHidden/>
              </w:rPr>
              <w:t>4</w:t>
            </w:r>
            <w:r w:rsidR="006B0A5D">
              <w:rPr>
                <w:noProof/>
                <w:webHidden/>
              </w:rPr>
              <w:fldChar w:fldCharType="end"/>
            </w:r>
          </w:hyperlink>
        </w:p>
        <w:p w14:paraId="199CE85E" w14:textId="21D39D73" w:rsidR="006B0A5D" w:rsidRDefault="006B0A5D" w:rsidP="00E5161B">
          <w:pPr>
            <w:pStyle w:val="TOC2"/>
            <w:tabs>
              <w:tab w:val="left" w:pos="800"/>
              <w:tab w:val="right" w:leader="dot" w:pos="9073"/>
            </w:tabs>
            <w:spacing w:line="360" w:lineRule="auto"/>
            <w:rPr>
              <w:rFonts w:asciiTheme="minorHAnsi" w:hAnsiTheme="minorHAnsi" w:cstheme="minorBidi"/>
              <w:noProof/>
              <w:kern w:val="2"/>
              <w:sz w:val="22"/>
              <w:szCs w:val="24"/>
              <w:lang w:val="en-US" w:eastAsia="zh-CN"/>
              <w14:ligatures w14:val="standardContextual"/>
            </w:rPr>
          </w:pPr>
          <w:hyperlink w:anchor="_Toc188283644" w:history="1">
            <w:r w:rsidRPr="008057FD">
              <w:rPr>
                <w:rStyle w:val="aff4"/>
                <w:rFonts w:asciiTheme="minorEastAsia" w:hAnsiTheme="minorEastAsia"/>
                <w:noProof/>
                <w:lang w:val="en-US" w:eastAsia="zh-CN"/>
              </w:rPr>
              <w:t>1.1</w:t>
            </w:r>
            <w:r>
              <w:rPr>
                <w:rFonts w:asciiTheme="minorHAnsi" w:hAnsiTheme="minorHAnsi" w:cstheme="minorBidi"/>
                <w:noProof/>
                <w:kern w:val="2"/>
                <w:sz w:val="22"/>
                <w:szCs w:val="24"/>
                <w:lang w:val="en-US" w:eastAsia="zh-CN"/>
                <w14:ligatures w14:val="standardContextual"/>
              </w:rPr>
              <w:tab/>
            </w:r>
            <w:r w:rsidRPr="008057FD">
              <w:rPr>
                <w:rStyle w:val="aff4"/>
                <w:rFonts w:asciiTheme="minorEastAsia" w:hAnsiTheme="minorEastAsia"/>
                <w:noProof/>
                <w:lang w:val="en-US" w:eastAsia="zh-CN"/>
              </w:rPr>
              <w:t>编写目的</w:t>
            </w:r>
            <w:r>
              <w:rPr>
                <w:noProof/>
                <w:webHidden/>
              </w:rPr>
              <w:tab/>
            </w:r>
            <w:r>
              <w:rPr>
                <w:noProof/>
                <w:webHidden/>
              </w:rPr>
              <w:fldChar w:fldCharType="begin"/>
            </w:r>
            <w:r>
              <w:rPr>
                <w:noProof/>
                <w:webHidden/>
              </w:rPr>
              <w:instrText xml:space="preserve"> PAGEREF _Toc188283644 \h </w:instrText>
            </w:r>
            <w:r>
              <w:rPr>
                <w:noProof/>
                <w:webHidden/>
              </w:rPr>
            </w:r>
            <w:r>
              <w:rPr>
                <w:noProof/>
                <w:webHidden/>
              </w:rPr>
              <w:fldChar w:fldCharType="separate"/>
            </w:r>
            <w:r w:rsidR="00E5161B">
              <w:rPr>
                <w:noProof/>
                <w:webHidden/>
              </w:rPr>
              <w:t>4</w:t>
            </w:r>
            <w:r>
              <w:rPr>
                <w:noProof/>
                <w:webHidden/>
              </w:rPr>
              <w:fldChar w:fldCharType="end"/>
            </w:r>
          </w:hyperlink>
        </w:p>
        <w:p w14:paraId="338B2183" w14:textId="56FABF31" w:rsidR="006B0A5D" w:rsidRDefault="006B0A5D" w:rsidP="00E5161B">
          <w:pPr>
            <w:pStyle w:val="TOC2"/>
            <w:tabs>
              <w:tab w:val="left" w:pos="800"/>
              <w:tab w:val="right" w:leader="dot" w:pos="9073"/>
            </w:tabs>
            <w:spacing w:line="360" w:lineRule="auto"/>
            <w:rPr>
              <w:rFonts w:asciiTheme="minorHAnsi" w:hAnsiTheme="minorHAnsi" w:cstheme="minorBidi"/>
              <w:noProof/>
              <w:kern w:val="2"/>
              <w:sz w:val="22"/>
              <w:szCs w:val="24"/>
              <w:lang w:val="en-US" w:eastAsia="zh-CN"/>
              <w14:ligatures w14:val="standardContextual"/>
            </w:rPr>
          </w:pPr>
          <w:hyperlink w:anchor="_Toc188283645" w:history="1">
            <w:r w:rsidRPr="008057FD">
              <w:rPr>
                <w:rStyle w:val="aff4"/>
                <w:rFonts w:asciiTheme="minorEastAsia" w:hAnsiTheme="minorEastAsia"/>
                <w:noProof/>
                <w:lang w:val="en-US" w:eastAsia="zh-CN"/>
              </w:rPr>
              <w:t>1.2</w:t>
            </w:r>
            <w:r>
              <w:rPr>
                <w:rFonts w:asciiTheme="minorHAnsi" w:hAnsiTheme="minorHAnsi" w:cstheme="minorBidi"/>
                <w:noProof/>
                <w:kern w:val="2"/>
                <w:sz w:val="22"/>
                <w:szCs w:val="24"/>
                <w:lang w:val="en-US" w:eastAsia="zh-CN"/>
                <w14:ligatures w14:val="standardContextual"/>
              </w:rPr>
              <w:tab/>
            </w:r>
            <w:r w:rsidRPr="008057FD">
              <w:rPr>
                <w:rStyle w:val="aff4"/>
                <w:rFonts w:asciiTheme="minorEastAsia" w:hAnsiTheme="minorEastAsia"/>
                <w:noProof/>
                <w:lang w:val="en-US" w:eastAsia="zh-CN"/>
              </w:rPr>
              <w:t>使用对象</w:t>
            </w:r>
            <w:r>
              <w:rPr>
                <w:noProof/>
                <w:webHidden/>
              </w:rPr>
              <w:tab/>
            </w:r>
            <w:r>
              <w:rPr>
                <w:noProof/>
                <w:webHidden/>
              </w:rPr>
              <w:fldChar w:fldCharType="begin"/>
            </w:r>
            <w:r>
              <w:rPr>
                <w:noProof/>
                <w:webHidden/>
              </w:rPr>
              <w:instrText xml:space="preserve"> PAGEREF _Toc188283645 \h </w:instrText>
            </w:r>
            <w:r>
              <w:rPr>
                <w:noProof/>
                <w:webHidden/>
              </w:rPr>
            </w:r>
            <w:r>
              <w:rPr>
                <w:noProof/>
                <w:webHidden/>
              </w:rPr>
              <w:fldChar w:fldCharType="separate"/>
            </w:r>
            <w:r w:rsidR="00E5161B">
              <w:rPr>
                <w:noProof/>
                <w:webHidden/>
              </w:rPr>
              <w:t>4</w:t>
            </w:r>
            <w:r>
              <w:rPr>
                <w:noProof/>
                <w:webHidden/>
              </w:rPr>
              <w:fldChar w:fldCharType="end"/>
            </w:r>
          </w:hyperlink>
        </w:p>
        <w:p w14:paraId="7B915D60" w14:textId="5F97FBBA" w:rsidR="006B0A5D" w:rsidRDefault="006B0A5D" w:rsidP="00E5161B">
          <w:pPr>
            <w:pStyle w:val="TOC2"/>
            <w:tabs>
              <w:tab w:val="left" w:pos="800"/>
              <w:tab w:val="right" w:leader="dot" w:pos="9073"/>
            </w:tabs>
            <w:spacing w:line="360" w:lineRule="auto"/>
            <w:rPr>
              <w:rFonts w:asciiTheme="minorHAnsi" w:hAnsiTheme="minorHAnsi" w:cstheme="minorBidi"/>
              <w:noProof/>
              <w:kern w:val="2"/>
              <w:sz w:val="22"/>
              <w:szCs w:val="24"/>
              <w:lang w:val="en-US" w:eastAsia="zh-CN"/>
              <w14:ligatures w14:val="standardContextual"/>
            </w:rPr>
          </w:pPr>
          <w:hyperlink w:anchor="_Toc188283646" w:history="1">
            <w:r w:rsidRPr="008057FD">
              <w:rPr>
                <w:rStyle w:val="aff4"/>
                <w:rFonts w:asciiTheme="minorEastAsia" w:hAnsiTheme="minorEastAsia"/>
                <w:noProof/>
                <w:lang w:val="en-US" w:eastAsia="zh-CN"/>
              </w:rPr>
              <w:t>1.3</w:t>
            </w:r>
            <w:r>
              <w:rPr>
                <w:rFonts w:asciiTheme="minorHAnsi" w:hAnsiTheme="minorHAnsi" w:cstheme="minorBidi"/>
                <w:noProof/>
                <w:kern w:val="2"/>
                <w:sz w:val="22"/>
                <w:szCs w:val="24"/>
                <w:lang w:val="en-US" w:eastAsia="zh-CN"/>
                <w14:ligatures w14:val="standardContextual"/>
              </w:rPr>
              <w:tab/>
            </w:r>
            <w:r w:rsidRPr="008057FD">
              <w:rPr>
                <w:rStyle w:val="aff4"/>
                <w:rFonts w:asciiTheme="minorEastAsia" w:hAnsiTheme="minorEastAsia"/>
                <w:noProof/>
                <w:lang w:val="en-US" w:eastAsia="zh-CN"/>
              </w:rPr>
              <w:t>产品范围</w:t>
            </w:r>
            <w:r>
              <w:rPr>
                <w:noProof/>
                <w:webHidden/>
              </w:rPr>
              <w:tab/>
            </w:r>
            <w:r>
              <w:rPr>
                <w:noProof/>
                <w:webHidden/>
              </w:rPr>
              <w:fldChar w:fldCharType="begin"/>
            </w:r>
            <w:r>
              <w:rPr>
                <w:noProof/>
                <w:webHidden/>
              </w:rPr>
              <w:instrText xml:space="preserve"> PAGEREF _Toc188283646 \h </w:instrText>
            </w:r>
            <w:r>
              <w:rPr>
                <w:noProof/>
                <w:webHidden/>
              </w:rPr>
            </w:r>
            <w:r>
              <w:rPr>
                <w:noProof/>
                <w:webHidden/>
              </w:rPr>
              <w:fldChar w:fldCharType="separate"/>
            </w:r>
            <w:r w:rsidR="00E5161B">
              <w:rPr>
                <w:noProof/>
                <w:webHidden/>
              </w:rPr>
              <w:t>4</w:t>
            </w:r>
            <w:r>
              <w:rPr>
                <w:noProof/>
                <w:webHidden/>
              </w:rPr>
              <w:fldChar w:fldCharType="end"/>
            </w:r>
          </w:hyperlink>
        </w:p>
        <w:p w14:paraId="12B83453" w14:textId="0D0949EC" w:rsidR="006B0A5D" w:rsidRDefault="006B0A5D" w:rsidP="00E5161B">
          <w:pPr>
            <w:pStyle w:val="TOC1"/>
            <w:spacing w:line="360" w:lineRule="auto"/>
            <w:rPr>
              <w:rFonts w:asciiTheme="minorHAnsi" w:hAnsiTheme="minorHAnsi" w:cstheme="minorBidi"/>
              <w:b w:val="0"/>
              <w:bCs w:val="0"/>
              <w:noProof/>
              <w:kern w:val="2"/>
              <w:szCs w:val="24"/>
              <w:lang w:val="en-US" w:eastAsia="zh-CN"/>
              <w14:ligatures w14:val="standardContextual"/>
            </w:rPr>
          </w:pPr>
          <w:hyperlink w:anchor="_Toc188283647" w:history="1">
            <w:r w:rsidRPr="008057FD">
              <w:rPr>
                <w:rStyle w:val="aff4"/>
                <w:rFonts w:asciiTheme="minorEastAsia" w:hAnsiTheme="minorEastAsia"/>
                <w:noProof/>
                <w:lang w:val="en-US" w:eastAsia="zh-CN"/>
              </w:rPr>
              <w:t>2</w:t>
            </w:r>
            <w:r>
              <w:rPr>
                <w:rFonts w:asciiTheme="minorHAnsi" w:hAnsiTheme="minorHAnsi" w:cstheme="minorBidi"/>
                <w:b w:val="0"/>
                <w:bCs w:val="0"/>
                <w:noProof/>
                <w:kern w:val="2"/>
                <w:szCs w:val="24"/>
                <w:lang w:val="en-US" w:eastAsia="zh-CN"/>
                <w14:ligatures w14:val="standardContextual"/>
              </w:rPr>
              <w:tab/>
            </w:r>
            <w:r w:rsidRPr="008057FD">
              <w:rPr>
                <w:rStyle w:val="aff4"/>
                <w:rFonts w:asciiTheme="minorEastAsia" w:hAnsiTheme="minorEastAsia"/>
                <w:noProof/>
                <w:lang w:val="en-US" w:eastAsia="zh-CN"/>
              </w:rPr>
              <w:t>系统安装</w:t>
            </w:r>
            <w:r>
              <w:rPr>
                <w:noProof/>
                <w:webHidden/>
              </w:rPr>
              <w:tab/>
            </w:r>
            <w:r>
              <w:rPr>
                <w:noProof/>
                <w:webHidden/>
              </w:rPr>
              <w:fldChar w:fldCharType="begin"/>
            </w:r>
            <w:r>
              <w:rPr>
                <w:noProof/>
                <w:webHidden/>
              </w:rPr>
              <w:instrText xml:space="preserve"> PAGEREF _Toc188283647 \h </w:instrText>
            </w:r>
            <w:r>
              <w:rPr>
                <w:noProof/>
                <w:webHidden/>
              </w:rPr>
            </w:r>
            <w:r>
              <w:rPr>
                <w:noProof/>
                <w:webHidden/>
              </w:rPr>
              <w:fldChar w:fldCharType="separate"/>
            </w:r>
            <w:r w:rsidR="00E5161B">
              <w:rPr>
                <w:noProof/>
                <w:webHidden/>
              </w:rPr>
              <w:t>6</w:t>
            </w:r>
            <w:r>
              <w:rPr>
                <w:noProof/>
                <w:webHidden/>
              </w:rPr>
              <w:fldChar w:fldCharType="end"/>
            </w:r>
          </w:hyperlink>
        </w:p>
        <w:p w14:paraId="3FBBFEC9" w14:textId="2CDBA04F" w:rsidR="006B0A5D" w:rsidRDefault="006B0A5D" w:rsidP="00E5161B">
          <w:pPr>
            <w:pStyle w:val="TOC2"/>
            <w:tabs>
              <w:tab w:val="left" w:pos="800"/>
              <w:tab w:val="right" w:leader="dot" w:pos="9073"/>
            </w:tabs>
            <w:spacing w:line="360" w:lineRule="auto"/>
            <w:rPr>
              <w:rFonts w:asciiTheme="minorHAnsi" w:hAnsiTheme="minorHAnsi" w:cstheme="minorBidi"/>
              <w:noProof/>
              <w:kern w:val="2"/>
              <w:sz w:val="22"/>
              <w:szCs w:val="24"/>
              <w:lang w:val="en-US" w:eastAsia="zh-CN"/>
              <w14:ligatures w14:val="standardContextual"/>
            </w:rPr>
          </w:pPr>
          <w:hyperlink w:anchor="_Toc188283648" w:history="1">
            <w:r w:rsidRPr="008057FD">
              <w:rPr>
                <w:rStyle w:val="aff4"/>
                <w:rFonts w:asciiTheme="minorEastAsia" w:hAnsiTheme="minorEastAsia"/>
                <w:noProof/>
                <w:lang w:eastAsia="zh-CN"/>
              </w:rPr>
              <w:t>2.1</w:t>
            </w:r>
            <w:r>
              <w:rPr>
                <w:rFonts w:asciiTheme="minorHAnsi" w:hAnsiTheme="minorHAnsi" w:cstheme="minorBidi"/>
                <w:noProof/>
                <w:kern w:val="2"/>
                <w:sz w:val="22"/>
                <w:szCs w:val="24"/>
                <w:lang w:val="en-US" w:eastAsia="zh-CN"/>
                <w14:ligatures w14:val="standardContextual"/>
              </w:rPr>
              <w:tab/>
            </w:r>
            <w:r w:rsidRPr="008057FD">
              <w:rPr>
                <w:rStyle w:val="aff4"/>
                <w:rFonts w:asciiTheme="minorEastAsia" w:hAnsiTheme="minorEastAsia" w:cstheme="minorEastAsia"/>
                <w:noProof/>
                <w:lang w:eastAsia="zh-CN"/>
              </w:rPr>
              <w:t>运行环境</w:t>
            </w:r>
            <w:r>
              <w:rPr>
                <w:noProof/>
                <w:webHidden/>
              </w:rPr>
              <w:tab/>
            </w:r>
            <w:r>
              <w:rPr>
                <w:noProof/>
                <w:webHidden/>
              </w:rPr>
              <w:fldChar w:fldCharType="begin"/>
            </w:r>
            <w:r>
              <w:rPr>
                <w:noProof/>
                <w:webHidden/>
              </w:rPr>
              <w:instrText xml:space="preserve"> PAGEREF _Toc188283648 \h </w:instrText>
            </w:r>
            <w:r>
              <w:rPr>
                <w:noProof/>
                <w:webHidden/>
              </w:rPr>
            </w:r>
            <w:r>
              <w:rPr>
                <w:noProof/>
                <w:webHidden/>
              </w:rPr>
              <w:fldChar w:fldCharType="separate"/>
            </w:r>
            <w:r w:rsidR="00E5161B">
              <w:rPr>
                <w:noProof/>
                <w:webHidden/>
              </w:rPr>
              <w:t>6</w:t>
            </w:r>
            <w:r>
              <w:rPr>
                <w:noProof/>
                <w:webHidden/>
              </w:rPr>
              <w:fldChar w:fldCharType="end"/>
            </w:r>
          </w:hyperlink>
        </w:p>
        <w:p w14:paraId="2A2A4C6C" w14:textId="561E459A" w:rsidR="006B0A5D" w:rsidRDefault="006B0A5D" w:rsidP="00E5161B">
          <w:pPr>
            <w:pStyle w:val="TOC2"/>
            <w:tabs>
              <w:tab w:val="left" w:pos="800"/>
              <w:tab w:val="right" w:leader="dot" w:pos="9073"/>
            </w:tabs>
            <w:spacing w:line="360" w:lineRule="auto"/>
            <w:rPr>
              <w:rFonts w:asciiTheme="minorHAnsi" w:hAnsiTheme="minorHAnsi" w:cstheme="minorBidi"/>
              <w:noProof/>
              <w:kern w:val="2"/>
              <w:sz w:val="22"/>
              <w:szCs w:val="24"/>
              <w:lang w:val="en-US" w:eastAsia="zh-CN"/>
              <w14:ligatures w14:val="standardContextual"/>
            </w:rPr>
          </w:pPr>
          <w:hyperlink w:anchor="_Toc188283649" w:history="1">
            <w:r w:rsidRPr="008057FD">
              <w:rPr>
                <w:rStyle w:val="aff4"/>
                <w:rFonts w:asciiTheme="minorEastAsia" w:hAnsiTheme="minorEastAsia"/>
                <w:noProof/>
                <w:lang w:eastAsia="zh-CN"/>
              </w:rPr>
              <w:t>2.2</w:t>
            </w:r>
            <w:r>
              <w:rPr>
                <w:rFonts w:asciiTheme="minorHAnsi" w:hAnsiTheme="minorHAnsi" w:cstheme="minorBidi"/>
                <w:noProof/>
                <w:kern w:val="2"/>
                <w:sz w:val="22"/>
                <w:szCs w:val="24"/>
                <w:lang w:val="en-US" w:eastAsia="zh-CN"/>
                <w14:ligatures w14:val="standardContextual"/>
              </w:rPr>
              <w:tab/>
            </w:r>
            <w:r w:rsidRPr="008057FD">
              <w:rPr>
                <w:rStyle w:val="aff4"/>
                <w:rFonts w:asciiTheme="minorEastAsia" w:hAnsiTheme="minorEastAsia" w:cstheme="minorEastAsia"/>
                <w:noProof/>
                <w:lang w:eastAsia="zh-CN"/>
              </w:rPr>
              <w:t>安装步骤</w:t>
            </w:r>
            <w:r>
              <w:rPr>
                <w:noProof/>
                <w:webHidden/>
              </w:rPr>
              <w:tab/>
            </w:r>
            <w:r>
              <w:rPr>
                <w:noProof/>
                <w:webHidden/>
              </w:rPr>
              <w:fldChar w:fldCharType="begin"/>
            </w:r>
            <w:r>
              <w:rPr>
                <w:noProof/>
                <w:webHidden/>
              </w:rPr>
              <w:instrText xml:space="preserve"> PAGEREF _Toc188283649 \h </w:instrText>
            </w:r>
            <w:r>
              <w:rPr>
                <w:noProof/>
                <w:webHidden/>
              </w:rPr>
            </w:r>
            <w:r>
              <w:rPr>
                <w:noProof/>
                <w:webHidden/>
              </w:rPr>
              <w:fldChar w:fldCharType="separate"/>
            </w:r>
            <w:r w:rsidR="00E5161B">
              <w:rPr>
                <w:noProof/>
                <w:webHidden/>
              </w:rPr>
              <w:t>6</w:t>
            </w:r>
            <w:r>
              <w:rPr>
                <w:noProof/>
                <w:webHidden/>
              </w:rPr>
              <w:fldChar w:fldCharType="end"/>
            </w:r>
          </w:hyperlink>
        </w:p>
        <w:p w14:paraId="33C29830" w14:textId="41FDD569" w:rsidR="006B0A5D" w:rsidRDefault="006B0A5D" w:rsidP="00E5161B">
          <w:pPr>
            <w:pStyle w:val="TOC2"/>
            <w:tabs>
              <w:tab w:val="left" w:pos="800"/>
              <w:tab w:val="right" w:leader="dot" w:pos="9073"/>
            </w:tabs>
            <w:spacing w:line="360" w:lineRule="auto"/>
            <w:rPr>
              <w:rFonts w:asciiTheme="minorHAnsi" w:hAnsiTheme="minorHAnsi" w:cstheme="minorBidi"/>
              <w:noProof/>
              <w:kern w:val="2"/>
              <w:sz w:val="22"/>
              <w:szCs w:val="24"/>
              <w:lang w:val="en-US" w:eastAsia="zh-CN"/>
              <w14:ligatures w14:val="standardContextual"/>
            </w:rPr>
          </w:pPr>
          <w:hyperlink w:anchor="_Toc188283650" w:history="1">
            <w:r w:rsidRPr="008057FD">
              <w:rPr>
                <w:rStyle w:val="aff4"/>
                <w:rFonts w:asciiTheme="minorEastAsia" w:hAnsiTheme="minorEastAsia"/>
                <w:noProof/>
                <w:lang w:eastAsia="zh-CN"/>
              </w:rPr>
              <w:t>2.3</w:t>
            </w:r>
            <w:r>
              <w:rPr>
                <w:rFonts w:asciiTheme="minorHAnsi" w:hAnsiTheme="minorHAnsi" w:cstheme="minorBidi"/>
                <w:noProof/>
                <w:kern w:val="2"/>
                <w:sz w:val="22"/>
                <w:szCs w:val="24"/>
                <w:lang w:val="en-US" w:eastAsia="zh-CN"/>
                <w14:ligatures w14:val="standardContextual"/>
              </w:rPr>
              <w:tab/>
            </w:r>
            <w:r w:rsidRPr="008057FD">
              <w:rPr>
                <w:rStyle w:val="aff4"/>
                <w:rFonts w:asciiTheme="minorEastAsia" w:hAnsiTheme="minorEastAsia" w:cstheme="minorEastAsia"/>
                <w:noProof/>
                <w:lang w:eastAsia="zh-CN"/>
              </w:rPr>
              <w:t>配置说明</w:t>
            </w:r>
            <w:r>
              <w:rPr>
                <w:noProof/>
                <w:webHidden/>
              </w:rPr>
              <w:tab/>
            </w:r>
            <w:r>
              <w:rPr>
                <w:noProof/>
                <w:webHidden/>
              </w:rPr>
              <w:fldChar w:fldCharType="begin"/>
            </w:r>
            <w:r>
              <w:rPr>
                <w:noProof/>
                <w:webHidden/>
              </w:rPr>
              <w:instrText xml:space="preserve"> PAGEREF _Toc188283650 \h </w:instrText>
            </w:r>
            <w:r>
              <w:rPr>
                <w:noProof/>
                <w:webHidden/>
              </w:rPr>
            </w:r>
            <w:r>
              <w:rPr>
                <w:noProof/>
                <w:webHidden/>
              </w:rPr>
              <w:fldChar w:fldCharType="separate"/>
            </w:r>
            <w:r w:rsidR="00E5161B">
              <w:rPr>
                <w:noProof/>
                <w:webHidden/>
              </w:rPr>
              <w:t>7</w:t>
            </w:r>
            <w:r>
              <w:rPr>
                <w:noProof/>
                <w:webHidden/>
              </w:rPr>
              <w:fldChar w:fldCharType="end"/>
            </w:r>
          </w:hyperlink>
        </w:p>
        <w:p w14:paraId="4B5531D1" w14:textId="5203ECF4" w:rsidR="006B0A5D" w:rsidRDefault="006B0A5D" w:rsidP="00E5161B">
          <w:pPr>
            <w:pStyle w:val="TOC1"/>
            <w:spacing w:line="360" w:lineRule="auto"/>
            <w:rPr>
              <w:rFonts w:asciiTheme="minorHAnsi" w:hAnsiTheme="minorHAnsi" w:cstheme="minorBidi"/>
              <w:b w:val="0"/>
              <w:bCs w:val="0"/>
              <w:noProof/>
              <w:kern w:val="2"/>
              <w:szCs w:val="24"/>
              <w:lang w:val="en-US" w:eastAsia="zh-CN"/>
              <w14:ligatures w14:val="standardContextual"/>
            </w:rPr>
          </w:pPr>
          <w:hyperlink w:anchor="_Toc188283651" w:history="1">
            <w:r w:rsidRPr="008057FD">
              <w:rPr>
                <w:rStyle w:val="aff4"/>
                <w:rFonts w:asciiTheme="minorEastAsia" w:hAnsiTheme="minorEastAsia"/>
                <w:noProof/>
                <w:lang w:val="en-US" w:eastAsia="zh-CN"/>
              </w:rPr>
              <w:t>3</w:t>
            </w:r>
            <w:r>
              <w:rPr>
                <w:rFonts w:asciiTheme="minorHAnsi" w:hAnsiTheme="minorHAnsi" w:cstheme="minorBidi"/>
                <w:b w:val="0"/>
                <w:bCs w:val="0"/>
                <w:noProof/>
                <w:kern w:val="2"/>
                <w:szCs w:val="24"/>
                <w:lang w:val="en-US" w:eastAsia="zh-CN"/>
                <w14:ligatures w14:val="standardContextual"/>
              </w:rPr>
              <w:tab/>
            </w:r>
            <w:r w:rsidRPr="008057FD">
              <w:rPr>
                <w:rStyle w:val="aff4"/>
                <w:rFonts w:asciiTheme="minorEastAsia" w:hAnsiTheme="minorEastAsia"/>
                <w:noProof/>
                <w:lang w:val="en-US" w:eastAsia="zh-CN"/>
              </w:rPr>
              <w:t>产品概述</w:t>
            </w:r>
            <w:r>
              <w:rPr>
                <w:noProof/>
                <w:webHidden/>
              </w:rPr>
              <w:tab/>
            </w:r>
            <w:r>
              <w:rPr>
                <w:noProof/>
                <w:webHidden/>
              </w:rPr>
              <w:fldChar w:fldCharType="begin"/>
            </w:r>
            <w:r>
              <w:rPr>
                <w:noProof/>
                <w:webHidden/>
              </w:rPr>
              <w:instrText xml:space="preserve"> PAGEREF _Toc188283651 \h </w:instrText>
            </w:r>
            <w:r>
              <w:rPr>
                <w:noProof/>
                <w:webHidden/>
              </w:rPr>
            </w:r>
            <w:r>
              <w:rPr>
                <w:noProof/>
                <w:webHidden/>
              </w:rPr>
              <w:fldChar w:fldCharType="separate"/>
            </w:r>
            <w:r w:rsidR="00E5161B">
              <w:rPr>
                <w:noProof/>
                <w:webHidden/>
              </w:rPr>
              <w:t>8</w:t>
            </w:r>
            <w:r>
              <w:rPr>
                <w:noProof/>
                <w:webHidden/>
              </w:rPr>
              <w:fldChar w:fldCharType="end"/>
            </w:r>
          </w:hyperlink>
        </w:p>
        <w:p w14:paraId="1E650A9A" w14:textId="3238962C" w:rsidR="006B0A5D" w:rsidRDefault="006B0A5D" w:rsidP="00E5161B">
          <w:pPr>
            <w:pStyle w:val="TOC2"/>
            <w:tabs>
              <w:tab w:val="left" w:pos="800"/>
              <w:tab w:val="right" w:leader="dot" w:pos="9073"/>
            </w:tabs>
            <w:spacing w:line="360" w:lineRule="auto"/>
            <w:rPr>
              <w:rFonts w:asciiTheme="minorHAnsi" w:hAnsiTheme="minorHAnsi" w:cstheme="minorBidi"/>
              <w:noProof/>
              <w:kern w:val="2"/>
              <w:sz w:val="22"/>
              <w:szCs w:val="24"/>
              <w:lang w:val="en-US" w:eastAsia="zh-CN"/>
              <w14:ligatures w14:val="standardContextual"/>
            </w:rPr>
          </w:pPr>
          <w:hyperlink w:anchor="_Toc188283652" w:history="1">
            <w:r w:rsidRPr="008057FD">
              <w:rPr>
                <w:rStyle w:val="aff4"/>
                <w:noProof/>
                <w:lang w:eastAsia="zh-CN"/>
              </w:rPr>
              <w:t>3.1</w:t>
            </w:r>
            <w:r>
              <w:rPr>
                <w:rFonts w:asciiTheme="minorHAnsi" w:hAnsiTheme="minorHAnsi" w:cstheme="minorBidi"/>
                <w:noProof/>
                <w:kern w:val="2"/>
                <w:sz w:val="22"/>
                <w:szCs w:val="24"/>
                <w:lang w:val="en-US" w:eastAsia="zh-CN"/>
                <w14:ligatures w14:val="standardContextual"/>
              </w:rPr>
              <w:tab/>
            </w:r>
            <w:r w:rsidRPr="008057FD">
              <w:rPr>
                <w:rStyle w:val="aff4"/>
                <w:noProof/>
                <w:lang w:eastAsia="zh-CN"/>
              </w:rPr>
              <w:t>系统架构</w:t>
            </w:r>
            <w:r>
              <w:rPr>
                <w:noProof/>
                <w:webHidden/>
              </w:rPr>
              <w:tab/>
            </w:r>
            <w:r>
              <w:rPr>
                <w:noProof/>
                <w:webHidden/>
              </w:rPr>
              <w:fldChar w:fldCharType="begin"/>
            </w:r>
            <w:r>
              <w:rPr>
                <w:noProof/>
                <w:webHidden/>
              </w:rPr>
              <w:instrText xml:space="preserve"> PAGEREF _Toc188283652 \h </w:instrText>
            </w:r>
            <w:r>
              <w:rPr>
                <w:noProof/>
                <w:webHidden/>
              </w:rPr>
            </w:r>
            <w:r>
              <w:rPr>
                <w:noProof/>
                <w:webHidden/>
              </w:rPr>
              <w:fldChar w:fldCharType="separate"/>
            </w:r>
            <w:r w:rsidR="00E5161B">
              <w:rPr>
                <w:noProof/>
                <w:webHidden/>
              </w:rPr>
              <w:t>8</w:t>
            </w:r>
            <w:r>
              <w:rPr>
                <w:noProof/>
                <w:webHidden/>
              </w:rPr>
              <w:fldChar w:fldCharType="end"/>
            </w:r>
          </w:hyperlink>
        </w:p>
        <w:p w14:paraId="25546A19" w14:textId="729E89CA" w:rsidR="006B0A5D" w:rsidRDefault="006B0A5D" w:rsidP="00E5161B">
          <w:pPr>
            <w:pStyle w:val="TOC2"/>
            <w:tabs>
              <w:tab w:val="left" w:pos="800"/>
              <w:tab w:val="right" w:leader="dot" w:pos="9073"/>
            </w:tabs>
            <w:spacing w:line="360" w:lineRule="auto"/>
            <w:rPr>
              <w:rFonts w:asciiTheme="minorHAnsi" w:hAnsiTheme="minorHAnsi" w:cstheme="minorBidi"/>
              <w:noProof/>
              <w:kern w:val="2"/>
              <w:sz w:val="22"/>
              <w:szCs w:val="24"/>
              <w:lang w:val="en-US" w:eastAsia="zh-CN"/>
              <w14:ligatures w14:val="standardContextual"/>
            </w:rPr>
          </w:pPr>
          <w:hyperlink w:anchor="_Toc188283653" w:history="1">
            <w:r w:rsidRPr="008057FD">
              <w:rPr>
                <w:rStyle w:val="aff4"/>
                <w:noProof/>
                <w:lang w:eastAsia="zh-CN"/>
              </w:rPr>
              <w:t>3.2</w:t>
            </w:r>
            <w:r>
              <w:rPr>
                <w:rFonts w:asciiTheme="minorHAnsi" w:hAnsiTheme="minorHAnsi" w:cstheme="minorBidi"/>
                <w:noProof/>
                <w:kern w:val="2"/>
                <w:sz w:val="22"/>
                <w:szCs w:val="24"/>
                <w:lang w:val="en-US" w:eastAsia="zh-CN"/>
                <w14:ligatures w14:val="standardContextual"/>
              </w:rPr>
              <w:tab/>
            </w:r>
            <w:r w:rsidRPr="008057FD">
              <w:rPr>
                <w:rStyle w:val="aff4"/>
                <w:noProof/>
                <w:lang w:eastAsia="zh-CN"/>
              </w:rPr>
              <w:t>模块描述</w:t>
            </w:r>
            <w:r>
              <w:rPr>
                <w:noProof/>
                <w:webHidden/>
              </w:rPr>
              <w:tab/>
            </w:r>
            <w:r>
              <w:rPr>
                <w:noProof/>
                <w:webHidden/>
              </w:rPr>
              <w:fldChar w:fldCharType="begin"/>
            </w:r>
            <w:r>
              <w:rPr>
                <w:noProof/>
                <w:webHidden/>
              </w:rPr>
              <w:instrText xml:space="preserve"> PAGEREF _Toc188283653 \h </w:instrText>
            </w:r>
            <w:r>
              <w:rPr>
                <w:noProof/>
                <w:webHidden/>
              </w:rPr>
            </w:r>
            <w:r>
              <w:rPr>
                <w:noProof/>
                <w:webHidden/>
              </w:rPr>
              <w:fldChar w:fldCharType="separate"/>
            </w:r>
            <w:r w:rsidR="00E5161B">
              <w:rPr>
                <w:noProof/>
                <w:webHidden/>
              </w:rPr>
              <w:t>8</w:t>
            </w:r>
            <w:r>
              <w:rPr>
                <w:noProof/>
                <w:webHidden/>
              </w:rPr>
              <w:fldChar w:fldCharType="end"/>
            </w:r>
          </w:hyperlink>
        </w:p>
        <w:p w14:paraId="327704BE" w14:textId="230918A9" w:rsidR="006B0A5D" w:rsidRDefault="006B0A5D" w:rsidP="00E5161B">
          <w:pPr>
            <w:pStyle w:val="TOC1"/>
            <w:spacing w:line="360" w:lineRule="auto"/>
            <w:rPr>
              <w:rFonts w:asciiTheme="minorHAnsi" w:hAnsiTheme="minorHAnsi" w:cstheme="minorBidi"/>
              <w:b w:val="0"/>
              <w:bCs w:val="0"/>
              <w:noProof/>
              <w:kern w:val="2"/>
              <w:szCs w:val="24"/>
              <w:lang w:val="en-US" w:eastAsia="zh-CN"/>
              <w14:ligatures w14:val="standardContextual"/>
            </w:rPr>
          </w:pPr>
          <w:hyperlink w:anchor="_Toc188283654" w:history="1">
            <w:r w:rsidRPr="008057FD">
              <w:rPr>
                <w:rStyle w:val="aff4"/>
                <w:rFonts w:asciiTheme="minorEastAsia" w:hAnsiTheme="minorEastAsia"/>
                <w:noProof/>
                <w:lang w:val="en-US" w:eastAsia="zh-HK"/>
              </w:rPr>
              <w:t>4</w:t>
            </w:r>
            <w:r>
              <w:rPr>
                <w:rFonts w:asciiTheme="minorHAnsi" w:hAnsiTheme="minorHAnsi" w:cstheme="minorBidi"/>
                <w:b w:val="0"/>
                <w:bCs w:val="0"/>
                <w:noProof/>
                <w:kern w:val="2"/>
                <w:szCs w:val="24"/>
                <w:lang w:val="en-US" w:eastAsia="zh-CN"/>
                <w14:ligatures w14:val="standardContextual"/>
              </w:rPr>
              <w:tab/>
            </w:r>
            <w:r w:rsidRPr="008057FD">
              <w:rPr>
                <w:rStyle w:val="aff4"/>
                <w:rFonts w:asciiTheme="minorEastAsia" w:hAnsiTheme="minorEastAsia"/>
                <w:noProof/>
                <w:lang w:val="en-US" w:eastAsia="zh-CN"/>
              </w:rPr>
              <w:t>使用说明</w:t>
            </w:r>
            <w:r>
              <w:rPr>
                <w:noProof/>
                <w:webHidden/>
              </w:rPr>
              <w:tab/>
            </w:r>
            <w:r>
              <w:rPr>
                <w:noProof/>
                <w:webHidden/>
              </w:rPr>
              <w:fldChar w:fldCharType="begin"/>
            </w:r>
            <w:r>
              <w:rPr>
                <w:noProof/>
                <w:webHidden/>
              </w:rPr>
              <w:instrText xml:space="preserve"> PAGEREF _Toc188283654 \h </w:instrText>
            </w:r>
            <w:r>
              <w:rPr>
                <w:noProof/>
                <w:webHidden/>
              </w:rPr>
            </w:r>
            <w:r>
              <w:rPr>
                <w:noProof/>
                <w:webHidden/>
              </w:rPr>
              <w:fldChar w:fldCharType="separate"/>
            </w:r>
            <w:r w:rsidR="00E5161B">
              <w:rPr>
                <w:noProof/>
                <w:webHidden/>
              </w:rPr>
              <w:t>10</w:t>
            </w:r>
            <w:r>
              <w:rPr>
                <w:noProof/>
                <w:webHidden/>
              </w:rPr>
              <w:fldChar w:fldCharType="end"/>
            </w:r>
          </w:hyperlink>
        </w:p>
        <w:p w14:paraId="1AFDC7B0" w14:textId="401147EA" w:rsidR="006B0A5D" w:rsidRPr="00E5161B" w:rsidRDefault="006B0A5D" w:rsidP="00E5161B">
          <w:pPr>
            <w:pStyle w:val="TOC2"/>
            <w:tabs>
              <w:tab w:val="left" w:pos="800"/>
              <w:tab w:val="right" w:leader="dot" w:pos="9073"/>
            </w:tabs>
            <w:spacing w:line="360" w:lineRule="auto"/>
            <w:rPr>
              <w:rStyle w:val="aff4"/>
              <w:rFonts w:asciiTheme="minorEastAsia" w:hAnsiTheme="minorEastAsia"/>
            </w:rPr>
          </w:pPr>
          <w:hyperlink w:anchor="_Toc188283655" w:history="1">
            <w:r w:rsidRPr="00E5161B">
              <w:rPr>
                <w:rStyle w:val="aff4"/>
                <w:rFonts w:asciiTheme="minorEastAsia" w:hAnsiTheme="minorEastAsia"/>
                <w:noProof/>
                <w:lang w:eastAsia="zh-CN"/>
              </w:rPr>
              <w:t>4.1</w:t>
            </w:r>
            <w:r w:rsidRPr="00E5161B">
              <w:rPr>
                <w:rStyle w:val="aff4"/>
                <w:rFonts w:asciiTheme="minorEastAsia" w:hAnsiTheme="minorEastAsia"/>
              </w:rPr>
              <w:tab/>
            </w:r>
            <w:r w:rsidRPr="00E5161B">
              <w:rPr>
                <w:rStyle w:val="aff4"/>
                <w:rFonts w:asciiTheme="minorEastAsia" w:hAnsiTheme="minorEastAsia"/>
                <w:noProof/>
                <w:lang w:eastAsia="zh-CN"/>
              </w:rPr>
              <w:t>业务流程说明</w:t>
            </w:r>
            <w:r w:rsidRPr="00E5161B">
              <w:rPr>
                <w:rStyle w:val="aff4"/>
                <w:rFonts w:asciiTheme="minorEastAsia" w:hAnsiTheme="minorEastAsia"/>
                <w:webHidden/>
                <w:lang w:eastAsia="zh-CN"/>
              </w:rPr>
              <w:tab/>
            </w:r>
            <w:r w:rsidRPr="00E5161B">
              <w:rPr>
                <w:rStyle w:val="aff4"/>
                <w:rFonts w:asciiTheme="minorEastAsia" w:hAnsiTheme="minorEastAsia"/>
                <w:webHidden/>
                <w:lang w:eastAsia="zh-CN"/>
              </w:rPr>
              <w:fldChar w:fldCharType="begin"/>
            </w:r>
            <w:r w:rsidRPr="00E5161B">
              <w:rPr>
                <w:rStyle w:val="aff4"/>
                <w:rFonts w:asciiTheme="minorEastAsia" w:hAnsiTheme="minorEastAsia"/>
                <w:webHidden/>
                <w:lang w:eastAsia="zh-CN"/>
              </w:rPr>
              <w:instrText xml:space="preserve"> PAGEREF _Toc188283655 \h </w:instrText>
            </w:r>
            <w:r w:rsidRPr="00E5161B">
              <w:rPr>
                <w:rStyle w:val="aff4"/>
                <w:rFonts w:asciiTheme="minorEastAsia" w:hAnsiTheme="minorEastAsia"/>
                <w:webHidden/>
                <w:lang w:eastAsia="zh-CN"/>
              </w:rPr>
            </w:r>
            <w:r w:rsidRPr="00E5161B">
              <w:rPr>
                <w:rStyle w:val="aff4"/>
                <w:rFonts w:asciiTheme="minorEastAsia" w:hAnsiTheme="minorEastAsia"/>
                <w:webHidden/>
                <w:lang w:eastAsia="zh-CN"/>
              </w:rPr>
              <w:fldChar w:fldCharType="separate"/>
            </w:r>
            <w:r w:rsidR="00E5161B">
              <w:rPr>
                <w:rStyle w:val="aff4"/>
                <w:rFonts w:asciiTheme="minorEastAsia" w:hAnsiTheme="minorEastAsia"/>
                <w:noProof/>
                <w:webHidden/>
                <w:lang w:eastAsia="zh-CN"/>
              </w:rPr>
              <w:t>10</w:t>
            </w:r>
            <w:r w:rsidRPr="00E5161B">
              <w:rPr>
                <w:rStyle w:val="aff4"/>
                <w:rFonts w:asciiTheme="minorEastAsia" w:hAnsiTheme="minorEastAsia"/>
                <w:webHidden/>
                <w:lang w:eastAsia="zh-CN"/>
              </w:rPr>
              <w:fldChar w:fldCharType="end"/>
            </w:r>
          </w:hyperlink>
        </w:p>
        <w:p w14:paraId="14E27C8A" w14:textId="1EE007EE" w:rsidR="006B0A5D" w:rsidRPr="00E5161B" w:rsidRDefault="006B0A5D" w:rsidP="00E5161B">
          <w:pPr>
            <w:pStyle w:val="TOC2"/>
            <w:tabs>
              <w:tab w:val="left" w:pos="800"/>
              <w:tab w:val="right" w:leader="dot" w:pos="9073"/>
            </w:tabs>
            <w:spacing w:line="360" w:lineRule="auto"/>
            <w:rPr>
              <w:rStyle w:val="aff4"/>
              <w:rFonts w:asciiTheme="minorEastAsia" w:hAnsiTheme="minorEastAsia"/>
            </w:rPr>
          </w:pPr>
          <w:hyperlink w:anchor="_Toc188283656" w:history="1">
            <w:r w:rsidRPr="00E5161B">
              <w:rPr>
                <w:rStyle w:val="aff4"/>
                <w:rFonts w:asciiTheme="minorEastAsia" w:hAnsiTheme="minorEastAsia"/>
                <w:noProof/>
                <w:lang w:eastAsia="zh-CN"/>
              </w:rPr>
              <w:t>4.1.1</w:t>
            </w:r>
            <w:r w:rsidRPr="00E5161B">
              <w:rPr>
                <w:rStyle w:val="aff4"/>
                <w:rFonts w:asciiTheme="minorEastAsia" w:hAnsiTheme="minorEastAsia"/>
              </w:rPr>
              <w:tab/>
            </w:r>
            <w:r w:rsidRPr="00E5161B">
              <w:rPr>
                <w:rStyle w:val="aff4"/>
                <w:rFonts w:asciiTheme="minorEastAsia" w:hAnsiTheme="minorEastAsia"/>
                <w:noProof/>
                <w:lang w:eastAsia="zh-CN"/>
              </w:rPr>
              <w:t>整体业务流程</w:t>
            </w:r>
            <w:r w:rsidRPr="00E5161B">
              <w:rPr>
                <w:rStyle w:val="aff4"/>
                <w:rFonts w:asciiTheme="minorEastAsia" w:hAnsiTheme="minorEastAsia"/>
                <w:webHidden/>
                <w:lang w:eastAsia="zh-CN"/>
              </w:rPr>
              <w:tab/>
            </w:r>
            <w:r w:rsidRPr="00E5161B">
              <w:rPr>
                <w:rStyle w:val="aff4"/>
                <w:rFonts w:asciiTheme="minorEastAsia" w:hAnsiTheme="minorEastAsia"/>
                <w:webHidden/>
                <w:lang w:eastAsia="zh-CN"/>
              </w:rPr>
              <w:fldChar w:fldCharType="begin"/>
            </w:r>
            <w:r w:rsidRPr="00E5161B">
              <w:rPr>
                <w:rStyle w:val="aff4"/>
                <w:rFonts w:asciiTheme="minorEastAsia" w:hAnsiTheme="minorEastAsia"/>
                <w:webHidden/>
                <w:lang w:eastAsia="zh-CN"/>
              </w:rPr>
              <w:instrText xml:space="preserve"> PAGEREF _Toc188283656 \h </w:instrText>
            </w:r>
            <w:r w:rsidRPr="00E5161B">
              <w:rPr>
                <w:rStyle w:val="aff4"/>
                <w:rFonts w:asciiTheme="minorEastAsia" w:hAnsiTheme="minorEastAsia"/>
                <w:webHidden/>
                <w:lang w:eastAsia="zh-CN"/>
              </w:rPr>
            </w:r>
            <w:r w:rsidRPr="00E5161B">
              <w:rPr>
                <w:rStyle w:val="aff4"/>
                <w:rFonts w:asciiTheme="minorEastAsia" w:hAnsiTheme="minorEastAsia"/>
                <w:webHidden/>
                <w:lang w:eastAsia="zh-CN"/>
              </w:rPr>
              <w:fldChar w:fldCharType="separate"/>
            </w:r>
            <w:r w:rsidR="00E5161B">
              <w:rPr>
                <w:rStyle w:val="aff4"/>
                <w:rFonts w:asciiTheme="minorEastAsia" w:hAnsiTheme="minorEastAsia"/>
                <w:noProof/>
                <w:webHidden/>
                <w:lang w:eastAsia="zh-CN"/>
              </w:rPr>
              <w:t>10</w:t>
            </w:r>
            <w:r w:rsidRPr="00E5161B">
              <w:rPr>
                <w:rStyle w:val="aff4"/>
                <w:rFonts w:asciiTheme="minorEastAsia" w:hAnsiTheme="minorEastAsia"/>
                <w:webHidden/>
                <w:lang w:eastAsia="zh-CN"/>
              </w:rPr>
              <w:fldChar w:fldCharType="end"/>
            </w:r>
          </w:hyperlink>
        </w:p>
        <w:p w14:paraId="4FD06631" w14:textId="094466F6" w:rsidR="006B0A5D" w:rsidRPr="00E5161B" w:rsidRDefault="006B0A5D" w:rsidP="00E5161B">
          <w:pPr>
            <w:pStyle w:val="TOC2"/>
            <w:tabs>
              <w:tab w:val="left" w:pos="800"/>
              <w:tab w:val="right" w:leader="dot" w:pos="9073"/>
            </w:tabs>
            <w:spacing w:line="360" w:lineRule="auto"/>
            <w:rPr>
              <w:rStyle w:val="aff4"/>
              <w:rFonts w:asciiTheme="minorEastAsia" w:hAnsiTheme="minorEastAsia"/>
            </w:rPr>
          </w:pPr>
          <w:hyperlink w:anchor="_Toc188283657" w:history="1">
            <w:r w:rsidRPr="00E5161B">
              <w:rPr>
                <w:rStyle w:val="aff4"/>
                <w:rFonts w:asciiTheme="minorEastAsia" w:hAnsiTheme="minorEastAsia"/>
                <w:noProof/>
                <w:lang w:eastAsia="zh-CN"/>
              </w:rPr>
              <w:t>4.1.2</w:t>
            </w:r>
            <w:r w:rsidRPr="00E5161B">
              <w:rPr>
                <w:rStyle w:val="aff4"/>
                <w:rFonts w:asciiTheme="minorEastAsia" w:hAnsiTheme="minorEastAsia"/>
              </w:rPr>
              <w:tab/>
            </w:r>
            <w:r w:rsidRPr="00E5161B">
              <w:rPr>
                <w:rStyle w:val="aff4"/>
                <w:rFonts w:asciiTheme="minorEastAsia" w:hAnsiTheme="minorEastAsia"/>
                <w:noProof/>
                <w:lang w:eastAsia="zh-CN"/>
              </w:rPr>
              <w:t>登录流程</w:t>
            </w:r>
            <w:r w:rsidRPr="00E5161B">
              <w:rPr>
                <w:rStyle w:val="aff4"/>
                <w:rFonts w:asciiTheme="minorEastAsia" w:hAnsiTheme="minorEastAsia"/>
                <w:webHidden/>
                <w:lang w:eastAsia="zh-CN"/>
              </w:rPr>
              <w:tab/>
            </w:r>
            <w:r w:rsidRPr="00E5161B">
              <w:rPr>
                <w:rStyle w:val="aff4"/>
                <w:rFonts w:asciiTheme="minorEastAsia" w:hAnsiTheme="minorEastAsia"/>
                <w:webHidden/>
                <w:lang w:eastAsia="zh-CN"/>
              </w:rPr>
              <w:fldChar w:fldCharType="begin"/>
            </w:r>
            <w:r w:rsidRPr="00E5161B">
              <w:rPr>
                <w:rStyle w:val="aff4"/>
                <w:rFonts w:asciiTheme="minorEastAsia" w:hAnsiTheme="minorEastAsia"/>
                <w:webHidden/>
                <w:lang w:eastAsia="zh-CN"/>
              </w:rPr>
              <w:instrText xml:space="preserve"> PAGEREF _Toc188283657 \h </w:instrText>
            </w:r>
            <w:r w:rsidRPr="00E5161B">
              <w:rPr>
                <w:rStyle w:val="aff4"/>
                <w:rFonts w:asciiTheme="minorEastAsia" w:hAnsiTheme="minorEastAsia"/>
                <w:webHidden/>
                <w:lang w:eastAsia="zh-CN"/>
              </w:rPr>
            </w:r>
            <w:r w:rsidRPr="00E5161B">
              <w:rPr>
                <w:rStyle w:val="aff4"/>
                <w:rFonts w:asciiTheme="minorEastAsia" w:hAnsiTheme="minorEastAsia"/>
                <w:webHidden/>
                <w:lang w:eastAsia="zh-CN"/>
              </w:rPr>
              <w:fldChar w:fldCharType="separate"/>
            </w:r>
            <w:r w:rsidR="00E5161B">
              <w:rPr>
                <w:rStyle w:val="aff4"/>
                <w:rFonts w:asciiTheme="minorEastAsia" w:hAnsiTheme="minorEastAsia"/>
                <w:noProof/>
                <w:webHidden/>
                <w:lang w:eastAsia="zh-CN"/>
              </w:rPr>
              <w:t>11</w:t>
            </w:r>
            <w:r w:rsidRPr="00E5161B">
              <w:rPr>
                <w:rStyle w:val="aff4"/>
                <w:rFonts w:asciiTheme="minorEastAsia" w:hAnsiTheme="minorEastAsia"/>
                <w:webHidden/>
                <w:lang w:eastAsia="zh-CN"/>
              </w:rPr>
              <w:fldChar w:fldCharType="end"/>
            </w:r>
          </w:hyperlink>
        </w:p>
        <w:p w14:paraId="08ED3827" w14:textId="389EC9FC" w:rsidR="006B0A5D" w:rsidRPr="00E5161B" w:rsidRDefault="006B0A5D" w:rsidP="00E5161B">
          <w:pPr>
            <w:pStyle w:val="TOC2"/>
            <w:tabs>
              <w:tab w:val="left" w:pos="800"/>
              <w:tab w:val="right" w:leader="dot" w:pos="9073"/>
            </w:tabs>
            <w:spacing w:line="360" w:lineRule="auto"/>
            <w:rPr>
              <w:rStyle w:val="aff4"/>
              <w:rFonts w:asciiTheme="minorEastAsia" w:hAnsiTheme="minorEastAsia"/>
            </w:rPr>
          </w:pPr>
          <w:hyperlink w:anchor="_Toc188283658" w:history="1">
            <w:r w:rsidRPr="00E5161B">
              <w:rPr>
                <w:rStyle w:val="aff4"/>
                <w:rFonts w:asciiTheme="minorEastAsia" w:hAnsiTheme="minorEastAsia"/>
                <w:noProof/>
                <w:lang w:eastAsia="zh-CN"/>
              </w:rPr>
              <w:t>4.1.3</w:t>
            </w:r>
            <w:r w:rsidRPr="00E5161B">
              <w:rPr>
                <w:rStyle w:val="aff4"/>
                <w:rFonts w:asciiTheme="minorEastAsia" w:hAnsiTheme="minorEastAsia"/>
              </w:rPr>
              <w:tab/>
            </w:r>
            <w:r w:rsidRPr="00E5161B">
              <w:rPr>
                <w:rStyle w:val="aff4"/>
                <w:rFonts w:asciiTheme="minorEastAsia" w:hAnsiTheme="minorEastAsia"/>
                <w:noProof/>
                <w:lang w:eastAsia="zh-CN"/>
              </w:rPr>
              <w:t>设备信息查看流程</w:t>
            </w:r>
            <w:r w:rsidRPr="00E5161B">
              <w:rPr>
                <w:rStyle w:val="aff4"/>
                <w:rFonts w:asciiTheme="minorEastAsia" w:hAnsiTheme="minorEastAsia"/>
                <w:webHidden/>
                <w:lang w:eastAsia="zh-CN"/>
              </w:rPr>
              <w:tab/>
            </w:r>
            <w:r w:rsidRPr="00E5161B">
              <w:rPr>
                <w:rStyle w:val="aff4"/>
                <w:rFonts w:asciiTheme="minorEastAsia" w:hAnsiTheme="minorEastAsia"/>
                <w:webHidden/>
                <w:lang w:eastAsia="zh-CN"/>
              </w:rPr>
              <w:fldChar w:fldCharType="begin"/>
            </w:r>
            <w:r w:rsidRPr="00E5161B">
              <w:rPr>
                <w:rStyle w:val="aff4"/>
                <w:rFonts w:asciiTheme="minorEastAsia" w:hAnsiTheme="minorEastAsia"/>
                <w:webHidden/>
                <w:lang w:eastAsia="zh-CN"/>
              </w:rPr>
              <w:instrText xml:space="preserve"> PAGEREF _Toc188283658 \h </w:instrText>
            </w:r>
            <w:r w:rsidRPr="00E5161B">
              <w:rPr>
                <w:rStyle w:val="aff4"/>
                <w:rFonts w:asciiTheme="minorEastAsia" w:hAnsiTheme="minorEastAsia"/>
                <w:webHidden/>
                <w:lang w:eastAsia="zh-CN"/>
              </w:rPr>
            </w:r>
            <w:r w:rsidRPr="00E5161B">
              <w:rPr>
                <w:rStyle w:val="aff4"/>
                <w:rFonts w:asciiTheme="minorEastAsia" w:hAnsiTheme="minorEastAsia"/>
                <w:webHidden/>
                <w:lang w:eastAsia="zh-CN"/>
              </w:rPr>
              <w:fldChar w:fldCharType="separate"/>
            </w:r>
            <w:r w:rsidR="00E5161B">
              <w:rPr>
                <w:rStyle w:val="aff4"/>
                <w:rFonts w:asciiTheme="minorEastAsia" w:hAnsiTheme="minorEastAsia"/>
                <w:noProof/>
                <w:webHidden/>
                <w:lang w:eastAsia="zh-CN"/>
              </w:rPr>
              <w:t>12</w:t>
            </w:r>
            <w:r w:rsidRPr="00E5161B">
              <w:rPr>
                <w:rStyle w:val="aff4"/>
                <w:rFonts w:asciiTheme="minorEastAsia" w:hAnsiTheme="minorEastAsia"/>
                <w:webHidden/>
                <w:lang w:eastAsia="zh-CN"/>
              </w:rPr>
              <w:fldChar w:fldCharType="end"/>
            </w:r>
          </w:hyperlink>
        </w:p>
        <w:p w14:paraId="0F8FD530" w14:textId="253C88E2" w:rsidR="006B0A5D" w:rsidRPr="00E5161B" w:rsidRDefault="006B0A5D" w:rsidP="00E5161B">
          <w:pPr>
            <w:pStyle w:val="TOC2"/>
            <w:tabs>
              <w:tab w:val="left" w:pos="800"/>
              <w:tab w:val="right" w:leader="dot" w:pos="9073"/>
            </w:tabs>
            <w:spacing w:line="360" w:lineRule="auto"/>
            <w:rPr>
              <w:rStyle w:val="aff4"/>
              <w:rFonts w:asciiTheme="minorEastAsia" w:hAnsiTheme="minorEastAsia"/>
            </w:rPr>
          </w:pPr>
          <w:hyperlink w:anchor="_Toc188283659" w:history="1">
            <w:r w:rsidRPr="00E5161B">
              <w:rPr>
                <w:rStyle w:val="aff4"/>
                <w:rFonts w:asciiTheme="minorEastAsia" w:hAnsiTheme="minorEastAsia"/>
                <w:noProof/>
                <w:lang w:eastAsia="zh-CN"/>
              </w:rPr>
              <w:t>4.1.4</w:t>
            </w:r>
            <w:r w:rsidRPr="00E5161B">
              <w:rPr>
                <w:rStyle w:val="aff4"/>
                <w:rFonts w:asciiTheme="minorEastAsia" w:hAnsiTheme="minorEastAsia"/>
              </w:rPr>
              <w:tab/>
            </w:r>
            <w:r w:rsidRPr="00E5161B">
              <w:rPr>
                <w:rStyle w:val="aff4"/>
                <w:rFonts w:asciiTheme="minorEastAsia" w:hAnsiTheme="minorEastAsia"/>
                <w:noProof/>
                <w:lang w:eastAsia="zh-CN"/>
              </w:rPr>
              <w:t>模型管理与上传流程</w:t>
            </w:r>
            <w:r w:rsidRPr="00E5161B">
              <w:rPr>
                <w:rStyle w:val="aff4"/>
                <w:rFonts w:asciiTheme="minorEastAsia" w:hAnsiTheme="minorEastAsia"/>
                <w:webHidden/>
                <w:lang w:eastAsia="zh-CN"/>
              </w:rPr>
              <w:tab/>
            </w:r>
            <w:r w:rsidRPr="00E5161B">
              <w:rPr>
                <w:rStyle w:val="aff4"/>
                <w:rFonts w:asciiTheme="minorEastAsia" w:hAnsiTheme="minorEastAsia"/>
                <w:webHidden/>
                <w:lang w:eastAsia="zh-CN"/>
              </w:rPr>
              <w:fldChar w:fldCharType="begin"/>
            </w:r>
            <w:r w:rsidRPr="00E5161B">
              <w:rPr>
                <w:rStyle w:val="aff4"/>
                <w:rFonts w:asciiTheme="minorEastAsia" w:hAnsiTheme="minorEastAsia"/>
                <w:webHidden/>
                <w:lang w:eastAsia="zh-CN"/>
              </w:rPr>
              <w:instrText xml:space="preserve"> PAGEREF _Toc188283659 \h </w:instrText>
            </w:r>
            <w:r w:rsidRPr="00E5161B">
              <w:rPr>
                <w:rStyle w:val="aff4"/>
                <w:rFonts w:asciiTheme="minorEastAsia" w:hAnsiTheme="minorEastAsia"/>
                <w:webHidden/>
                <w:lang w:eastAsia="zh-CN"/>
              </w:rPr>
            </w:r>
            <w:r w:rsidRPr="00E5161B">
              <w:rPr>
                <w:rStyle w:val="aff4"/>
                <w:rFonts w:asciiTheme="minorEastAsia" w:hAnsiTheme="minorEastAsia"/>
                <w:webHidden/>
                <w:lang w:eastAsia="zh-CN"/>
              </w:rPr>
              <w:fldChar w:fldCharType="separate"/>
            </w:r>
            <w:r w:rsidR="00E5161B">
              <w:rPr>
                <w:rStyle w:val="aff4"/>
                <w:rFonts w:asciiTheme="minorEastAsia" w:hAnsiTheme="minorEastAsia"/>
                <w:noProof/>
                <w:webHidden/>
                <w:lang w:eastAsia="zh-CN"/>
              </w:rPr>
              <w:t>12</w:t>
            </w:r>
            <w:r w:rsidRPr="00E5161B">
              <w:rPr>
                <w:rStyle w:val="aff4"/>
                <w:rFonts w:asciiTheme="minorEastAsia" w:hAnsiTheme="minorEastAsia"/>
                <w:webHidden/>
                <w:lang w:eastAsia="zh-CN"/>
              </w:rPr>
              <w:fldChar w:fldCharType="end"/>
            </w:r>
          </w:hyperlink>
        </w:p>
        <w:p w14:paraId="1BF23B93" w14:textId="4988342E" w:rsidR="006B0A5D" w:rsidRPr="00E5161B" w:rsidRDefault="006B0A5D" w:rsidP="00E5161B">
          <w:pPr>
            <w:pStyle w:val="TOC2"/>
            <w:tabs>
              <w:tab w:val="left" w:pos="800"/>
              <w:tab w:val="right" w:leader="dot" w:pos="9073"/>
            </w:tabs>
            <w:spacing w:line="360" w:lineRule="auto"/>
            <w:rPr>
              <w:rStyle w:val="aff4"/>
              <w:rFonts w:asciiTheme="minorEastAsia" w:hAnsiTheme="minorEastAsia"/>
            </w:rPr>
          </w:pPr>
          <w:hyperlink w:anchor="_Toc188283660" w:history="1">
            <w:r w:rsidRPr="00E5161B">
              <w:rPr>
                <w:rStyle w:val="aff4"/>
                <w:rFonts w:asciiTheme="minorEastAsia" w:hAnsiTheme="minorEastAsia"/>
                <w:noProof/>
                <w:lang w:eastAsia="zh-CN"/>
              </w:rPr>
              <w:t>4.1.5</w:t>
            </w:r>
            <w:r w:rsidRPr="00E5161B">
              <w:rPr>
                <w:rStyle w:val="aff4"/>
                <w:rFonts w:asciiTheme="minorEastAsia" w:hAnsiTheme="minorEastAsia"/>
              </w:rPr>
              <w:tab/>
            </w:r>
            <w:r w:rsidRPr="00E5161B">
              <w:rPr>
                <w:rStyle w:val="aff4"/>
                <w:rFonts w:asciiTheme="minorEastAsia" w:hAnsiTheme="minorEastAsia"/>
                <w:noProof/>
                <w:lang w:eastAsia="zh-CN"/>
              </w:rPr>
              <w:t>数据管理与预测流程</w:t>
            </w:r>
            <w:r w:rsidRPr="00E5161B">
              <w:rPr>
                <w:rStyle w:val="aff4"/>
                <w:rFonts w:asciiTheme="minorEastAsia" w:hAnsiTheme="minorEastAsia"/>
                <w:webHidden/>
                <w:lang w:eastAsia="zh-CN"/>
              </w:rPr>
              <w:tab/>
            </w:r>
            <w:r w:rsidRPr="00E5161B">
              <w:rPr>
                <w:rStyle w:val="aff4"/>
                <w:rFonts w:asciiTheme="minorEastAsia" w:hAnsiTheme="minorEastAsia"/>
                <w:webHidden/>
                <w:lang w:eastAsia="zh-CN"/>
              </w:rPr>
              <w:fldChar w:fldCharType="begin"/>
            </w:r>
            <w:r w:rsidRPr="00E5161B">
              <w:rPr>
                <w:rStyle w:val="aff4"/>
                <w:rFonts w:asciiTheme="minorEastAsia" w:hAnsiTheme="minorEastAsia"/>
                <w:webHidden/>
                <w:lang w:eastAsia="zh-CN"/>
              </w:rPr>
              <w:instrText xml:space="preserve"> PAGEREF _Toc188283660 \h </w:instrText>
            </w:r>
            <w:r w:rsidRPr="00E5161B">
              <w:rPr>
                <w:rStyle w:val="aff4"/>
                <w:rFonts w:asciiTheme="minorEastAsia" w:hAnsiTheme="minorEastAsia"/>
                <w:webHidden/>
                <w:lang w:eastAsia="zh-CN"/>
              </w:rPr>
            </w:r>
            <w:r w:rsidRPr="00E5161B">
              <w:rPr>
                <w:rStyle w:val="aff4"/>
                <w:rFonts w:asciiTheme="minorEastAsia" w:hAnsiTheme="minorEastAsia"/>
                <w:webHidden/>
                <w:lang w:eastAsia="zh-CN"/>
              </w:rPr>
              <w:fldChar w:fldCharType="separate"/>
            </w:r>
            <w:r w:rsidR="00E5161B">
              <w:rPr>
                <w:rStyle w:val="aff4"/>
                <w:rFonts w:asciiTheme="minorEastAsia" w:hAnsiTheme="minorEastAsia"/>
                <w:noProof/>
                <w:webHidden/>
                <w:lang w:eastAsia="zh-CN"/>
              </w:rPr>
              <w:t>13</w:t>
            </w:r>
            <w:r w:rsidRPr="00E5161B">
              <w:rPr>
                <w:rStyle w:val="aff4"/>
                <w:rFonts w:asciiTheme="minorEastAsia" w:hAnsiTheme="minorEastAsia"/>
                <w:webHidden/>
                <w:lang w:eastAsia="zh-CN"/>
              </w:rPr>
              <w:fldChar w:fldCharType="end"/>
            </w:r>
          </w:hyperlink>
        </w:p>
        <w:p w14:paraId="36E44587" w14:textId="74895BE5" w:rsidR="006B0A5D" w:rsidRPr="00E5161B" w:rsidRDefault="006B0A5D" w:rsidP="00E5161B">
          <w:pPr>
            <w:pStyle w:val="TOC2"/>
            <w:tabs>
              <w:tab w:val="left" w:pos="800"/>
              <w:tab w:val="right" w:leader="dot" w:pos="9073"/>
            </w:tabs>
            <w:spacing w:line="360" w:lineRule="auto"/>
            <w:rPr>
              <w:rStyle w:val="aff4"/>
              <w:rFonts w:asciiTheme="minorEastAsia" w:hAnsiTheme="minorEastAsia"/>
            </w:rPr>
          </w:pPr>
          <w:hyperlink w:anchor="_Toc188283661" w:history="1">
            <w:r w:rsidRPr="00E5161B">
              <w:rPr>
                <w:rStyle w:val="aff4"/>
                <w:rFonts w:asciiTheme="minorEastAsia" w:hAnsiTheme="minorEastAsia"/>
                <w:noProof/>
                <w:lang w:eastAsia="zh-CN"/>
              </w:rPr>
              <w:t>4.2</w:t>
            </w:r>
            <w:r w:rsidRPr="00E5161B">
              <w:rPr>
                <w:rStyle w:val="aff4"/>
                <w:rFonts w:asciiTheme="minorEastAsia" w:hAnsiTheme="minorEastAsia"/>
              </w:rPr>
              <w:tab/>
            </w:r>
            <w:r w:rsidRPr="00E5161B">
              <w:rPr>
                <w:rStyle w:val="aff4"/>
                <w:rFonts w:asciiTheme="minorEastAsia" w:hAnsiTheme="minorEastAsia"/>
                <w:noProof/>
                <w:lang w:eastAsia="zh-CN"/>
              </w:rPr>
              <w:t>功能模块说明</w:t>
            </w:r>
            <w:r w:rsidRPr="00E5161B">
              <w:rPr>
                <w:rStyle w:val="aff4"/>
                <w:rFonts w:asciiTheme="minorEastAsia" w:hAnsiTheme="minorEastAsia"/>
                <w:webHidden/>
                <w:lang w:eastAsia="zh-CN"/>
              </w:rPr>
              <w:tab/>
            </w:r>
            <w:r w:rsidRPr="00E5161B">
              <w:rPr>
                <w:rStyle w:val="aff4"/>
                <w:rFonts w:asciiTheme="minorEastAsia" w:hAnsiTheme="minorEastAsia"/>
                <w:webHidden/>
                <w:lang w:eastAsia="zh-CN"/>
              </w:rPr>
              <w:fldChar w:fldCharType="begin"/>
            </w:r>
            <w:r w:rsidRPr="00E5161B">
              <w:rPr>
                <w:rStyle w:val="aff4"/>
                <w:rFonts w:asciiTheme="minorEastAsia" w:hAnsiTheme="minorEastAsia"/>
                <w:webHidden/>
                <w:lang w:eastAsia="zh-CN"/>
              </w:rPr>
              <w:instrText xml:space="preserve"> PAGEREF _Toc188283661 \h </w:instrText>
            </w:r>
            <w:r w:rsidRPr="00E5161B">
              <w:rPr>
                <w:rStyle w:val="aff4"/>
                <w:rFonts w:asciiTheme="minorEastAsia" w:hAnsiTheme="minorEastAsia"/>
                <w:webHidden/>
                <w:lang w:eastAsia="zh-CN"/>
              </w:rPr>
            </w:r>
            <w:r w:rsidRPr="00E5161B">
              <w:rPr>
                <w:rStyle w:val="aff4"/>
                <w:rFonts w:asciiTheme="minorEastAsia" w:hAnsiTheme="minorEastAsia"/>
                <w:webHidden/>
                <w:lang w:eastAsia="zh-CN"/>
              </w:rPr>
              <w:fldChar w:fldCharType="separate"/>
            </w:r>
            <w:r w:rsidR="00E5161B">
              <w:rPr>
                <w:rStyle w:val="aff4"/>
                <w:rFonts w:asciiTheme="minorEastAsia" w:hAnsiTheme="minorEastAsia"/>
                <w:noProof/>
                <w:webHidden/>
                <w:lang w:eastAsia="zh-CN"/>
              </w:rPr>
              <w:t>13</w:t>
            </w:r>
            <w:r w:rsidRPr="00E5161B">
              <w:rPr>
                <w:rStyle w:val="aff4"/>
                <w:rFonts w:asciiTheme="minorEastAsia" w:hAnsiTheme="minorEastAsia"/>
                <w:webHidden/>
                <w:lang w:eastAsia="zh-CN"/>
              </w:rPr>
              <w:fldChar w:fldCharType="end"/>
            </w:r>
          </w:hyperlink>
        </w:p>
        <w:p w14:paraId="6E4C1EB0" w14:textId="4B2F38E8" w:rsidR="006B0A5D" w:rsidRPr="00E5161B" w:rsidRDefault="006B0A5D" w:rsidP="00E5161B">
          <w:pPr>
            <w:pStyle w:val="TOC2"/>
            <w:tabs>
              <w:tab w:val="left" w:pos="800"/>
              <w:tab w:val="right" w:leader="dot" w:pos="9073"/>
            </w:tabs>
            <w:spacing w:line="360" w:lineRule="auto"/>
            <w:rPr>
              <w:rStyle w:val="aff4"/>
              <w:rFonts w:asciiTheme="minorEastAsia" w:hAnsiTheme="minorEastAsia"/>
            </w:rPr>
          </w:pPr>
          <w:hyperlink w:anchor="_Toc188283662" w:history="1">
            <w:r w:rsidRPr="00E5161B">
              <w:rPr>
                <w:rStyle w:val="aff4"/>
                <w:rFonts w:asciiTheme="minorEastAsia" w:hAnsiTheme="minorEastAsia"/>
                <w:noProof/>
                <w:lang w:eastAsia="zh-CN"/>
              </w:rPr>
              <w:t>4.2.1</w:t>
            </w:r>
            <w:r w:rsidRPr="00E5161B">
              <w:rPr>
                <w:rStyle w:val="aff4"/>
                <w:rFonts w:asciiTheme="minorEastAsia" w:hAnsiTheme="minorEastAsia"/>
              </w:rPr>
              <w:tab/>
            </w:r>
            <w:r w:rsidRPr="00E5161B">
              <w:rPr>
                <w:rStyle w:val="aff4"/>
                <w:rFonts w:asciiTheme="minorEastAsia" w:hAnsiTheme="minorEastAsia"/>
                <w:noProof/>
                <w:lang w:eastAsia="zh-CN"/>
              </w:rPr>
              <w:t>登录模块</w:t>
            </w:r>
            <w:r w:rsidRPr="00E5161B">
              <w:rPr>
                <w:rStyle w:val="aff4"/>
                <w:rFonts w:asciiTheme="minorEastAsia" w:hAnsiTheme="minorEastAsia"/>
                <w:webHidden/>
                <w:lang w:eastAsia="zh-CN"/>
              </w:rPr>
              <w:tab/>
            </w:r>
            <w:r w:rsidRPr="00E5161B">
              <w:rPr>
                <w:rStyle w:val="aff4"/>
                <w:rFonts w:asciiTheme="minorEastAsia" w:hAnsiTheme="minorEastAsia"/>
                <w:webHidden/>
                <w:lang w:eastAsia="zh-CN"/>
              </w:rPr>
              <w:fldChar w:fldCharType="begin"/>
            </w:r>
            <w:r w:rsidRPr="00E5161B">
              <w:rPr>
                <w:rStyle w:val="aff4"/>
                <w:rFonts w:asciiTheme="minorEastAsia" w:hAnsiTheme="minorEastAsia"/>
                <w:webHidden/>
                <w:lang w:eastAsia="zh-CN"/>
              </w:rPr>
              <w:instrText xml:space="preserve"> PAGEREF _Toc188283662 \h </w:instrText>
            </w:r>
            <w:r w:rsidRPr="00E5161B">
              <w:rPr>
                <w:rStyle w:val="aff4"/>
                <w:rFonts w:asciiTheme="minorEastAsia" w:hAnsiTheme="minorEastAsia"/>
                <w:webHidden/>
                <w:lang w:eastAsia="zh-CN"/>
              </w:rPr>
            </w:r>
            <w:r w:rsidRPr="00E5161B">
              <w:rPr>
                <w:rStyle w:val="aff4"/>
                <w:rFonts w:asciiTheme="minorEastAsia" w:hAnsiTheme="minorEastAsia"/>
                <w:webHidden/>
                <w:lang w:eastAsia="zh-CN"/>
              </w:rPr>
              <w:fldChar w:fldCharType="separate"/>
            </w:r>
            <w:r w:rsidR="00E5161B">
              <w:rPr>
                <w:rStyle w:val="aff4"/>
                <w:rFonts w:asciiTheme="minorEastAsia" w:hAnsiTheme="minorEastAsia"/>
                <w:noProof/>
                <w:webHidden/>
                <w:lang w:eastAsia="zh-CN"/>
              </w:rPr>
              <w:t>13</w:t>
            </w:r>
            <w:r w:rsidRPr="00E5161B">
              <w:rPr>
                <w:rStyle w:val="aff4"/>
                <w:rFonts w:asciiTheme="minorEastAsia" w:hAnsiTheme="minorEastAsia"/>
                <w:webHidden/>
                <w:lang w:eastAsia="zh-CN"/>
              </w:rPr>
              <w:fldChar w:fldCharType="end"/>
            </w:r>
          </w:hyperlink>
        </w:p>
        <w:p w14:paraId="79422D2F" w14:textId="3BE61649" w:rsidR="006B0A5D" w:rsidRPr="00E5161B" w:rsidRDefault="006B0A5D" w:rsidP="00E5161B">
          <w:pPr>
            <w:pStyle w:val="TOC2"/>
            <w:tabs>
              <w:tab w:val="left" w:pos="800"/>
              <w:tab w:val="right" w:leader="dot" w:pos="9073"/>
            </w:tabs>
            <w:spacing w:line="360" w:lineRule="auto"/>
            <w:rPr>
              <w:rStyle w:val="aff4"/>
              <w:rFonts w:asciiTheme="minorEastAsia" w:hAnsiTheme="minorEastAsia"/>
            </w:rPr>
          </w:pPr>
          <w:hyperlink w:anchor="_Toc188283663" w:history="1">
            <w:r w:rsidRPr="00E5161B">
              <w:rPr>
                <w:rStyle w:val="aff4"/>
                <w:rFonts w:asciiTheme="minorEastAsia" w:hAnsiTheme="minorEastAsia"/>
                <w:noProof/>
                <w:lang w:eastAsia="zh-CN"/>
              </w:rPr>
              <w:t>4.2.2</w:t>
            </w:r>
            <w:r w:rsidRPr="00E5161B">
              <w:rPr>
                <w:rStyle w:val="aff4"/>
                <w:rFonts w:asciiTheme="minorEastAsia" w:hAnsiTheme="minorEastAsia"/>
              </w:rPr>
              <w:tab/>
            </w:r>
            <w:r w:rsidRPr="00E5161B">
              <w:rPr>
                <w:rStyle w:val="aff4"/>
                <w:rFonts w:asciiTheme="minorEastAsia" w:hAnsiTheme="minorEastAsia"/>
                <w:noProof/>
                <w:lang w:eastAsia="zh-CN"/>
              </w:rPr>
              <w:t>系统主界面</w:t>
            </w:r>
            <w:r w:rsidRPr="00E5161B">
              <w:rPr>
                <w:rStyle w:val="aff4"/>
                <w:rFonts w:asciiTheme="minorEastAsia" w:hAnsiTheme="minorEastAsia"/>
                <w:webHidden/>
                <w:lang w:eastAsia="zh-CN"/>
              </w:rPr>
              <w:tab/>
            </w:r>
            <w:r w:rsidRPr="00E5161B">
              <w:rPr>
                <w:rStyle w:val="aff4"/>
                <w:rFonts w:asciiTheme="minorEastAsia" w:hAnsiTheme="minorEastAsia"/>
                <w:webHidden/>
                <w:lang w:eastAsia="zh-CN"/>
              </w:rPr>
              <w:fldChar w:fldCharType="begin"/>
            </w:r>
            <w:r w:rsidRPr="00E5161B">
              <w:rPr>
                <w:rStyle w:val="aff4"/>
                <w:rFonts w:asciiTheme="minorEastAsia" w:hAnsiTheme="minorEastAsia"/>
                <w:webHidden/>
                <w:lang w:eastAsia="zh-CN"/>
              </w:rPr>
              <w:instrText xml:space="preserve"> PAGEREF _Toc188283663 \h </w:instrText>
            </w:r>
            <w:r w:rsidRPr="00E5161B">
              <w:rPr>
                <w:rStyle w:val="aff4"/>
                <w:rFonts w:asciiTheme="minorEastAsia" w:hAnsiTheme="minorEastAsia"/>
                <w:webHidden/>
                <w:lang w:eastAsia="zh-CN"/>
              </w:rPr>
            </w:r>
            <w:r w:rsidRPr="00E5161B">
              <w:rPr>
                <w:rStyle w:val="aff4"/>
                <w:rFonts w:asciiTheme="minorEastAsia" w:hAnsiTheme="minorEastAsia"/>
                <w:webHidden/>
                <w:lang w:eastAsia="zh-CN"/>
              </w:rPr>
              <w:fldChar w:fldCharType="separate"/>
            </w:r>
            <w:r w:rsidR="00E5161B">
              <w:rPr>
                <w:rStyle w:val="aff4"/>
                <w:rFonts w:asciiTheme="minorEastAsia" w:hAnsiTheme="minorEastAsia"/>
                <w:noProof/>
                <w:webHidden/>
                <w:lang w:eastAsia="zh-CN"/>
              </w:rPr>
              <w:t>14</w:t>
            </w:r>
            <w:r w:rsidRPr="00E5161B">
              <w:rPr>
                <w:rStyle w:val="aff4"/>
                <w:rFonts w:asciiTheme="minorEastAsia" w:hAnsiTheme="minorEastAsia"/>
                <w:webHidden/>
                <w:lang w:eastAsia="zh-CN"/>
              </w:rPr>
              <w:fldChar w:fldCharType="end"/>
            </w:r>
          </w:hyperlink>
        </w:p>
        <w:p w14:paraId="7ACC6FF6" w14:textId="47EE6222" w:rsidR="006B0A5D" w:rsidRPr="00E5161B" w:rsidRDefault="006B0A5D" w:rsidP="00E5161B">
          <w:pPr>
            <w:pStyle w:val="TOC2"/>
            <w:tabs>
              <w:tab w:val="left" w:pos="800"/>
              <w:tab w:val="right" w:leader="dot" w:pos="9073"/>
            </w:tabs>
            <w:spacing w:line="360" w:lineRule="auto"/>
            <w:rPr>
              <w:rStyle w:val="aff4"/>
              <w:rFonts w:asciiTheme="minorEastAsia" w:hAnsiTheme="minorEastAsia"/>
            </w:rPr>
          </w:pPr>
          <w:hyperlink w:anchor="_Toc188283664" w:history="1">
            <w:r w:rsidRPr="00E5161B">
              <w:rPr>
                <w:rStyle w:val="aff4"/>
                <w:rFonts w:asciiTheme="minorEastAsia" w:hAnsiTheme="minorEastAsia"/>
                <w:noProof/>
                <w:lang w:eastAsia="zh-CN"/>
              </w:rPr>
              <w:t>4.2.3</w:t>
            </w:r>
            <w:r w:rsidRPr="00E5161B">
              <w:rPr>
                <w:rStyle w:val="aff4"/>
                <w:rFonts w:asciiTheme="minorEastAsia" w:hAnsiTheme="minorEastAsia"/>
              </w:rPr>
              <w:tab/>
            </w:r>
            <w:r w:rsidRPr="00E5161B">
              <w:rPr>
                <w:rStyle w:val="aff4"/>
                <w:rFonts w:asciiTheme="minorEastAsia" w:hAnsiTheme="minorEastAsia"/>
                <w:noProof/>
                <w:lang w:eastAsia="zh-CN"/>
              </w:rPr>
              <w:t>模型中心模块</w:t>
            </w:r>
            <w:r w:rsidRPr="00E5161B">
              <w:rPr>
                <w:rStyle w:val="aff4"/>
                <w:rFonts w:asciiTheme="minorEastAsia" w:hAnsiTheme="minorEastAsia"/>
                <w:webHidden/>
                <w:lang w:eastAsia="zh-CN"/>
              </w:rPr>
              <w:tab/>
            </w:r>
            <w:r w:rsidRPr="00E5161B">
              <w:rPr>
                <w:rStyle w:val="aff4"/>
                <w:rFonts w:asciiTheme="minorEastAsia" w:hAnsiTheme="minorEastAsia"/>
                <w:webHidden/>
                <w:lang w:eastAsia="zh-CN"/>
              </w:rPr>
              <w:fldChar w:fldCharType="begin"/>
            </w:r>
            <w:r w:rsidRPr="00E5161B">
              <w:rPr>
                <w:rStyle w:val="aff4"/>
                <w:rFonts w:asciiTheme="minorEastAsia" w:hAnsiTheme="minorEastAsia"/>
                <w:webHidden/>
                <w:lang w:eastAsia="zh-CN"/>
              </w:rPr>
              <w:instrText xml:space="preserve"> PAGEREF _Toc188283664 \h </w:instrText>
            </w:r>
            <w:r w:rsidRPr="00E5161B">
              <w:rPr>
                <w:rStyle w:val="aff4"/>
                <w:rFonts w:asciiTheme="minorEastAsia" w:hAnsiTheme="minorEastAsia"/>
                <w:webHidden/>
                <w:lang w:eastAsia="zh-CN"/>
              </w:rPr>
            </w:r>
            <w:r w:rsidRPr="00E5161B">
              <w:rPr>
                <w:rStyle w:val="aff4"/>
                <w:rFonts w:asciiTheme="minorEastAsia" w:hAnsiTheme="minorEastAsia"/>
                <w:webHidden/>
                <w:lang w:eastAsia="zh-CN"/>
              </w:rPr>
              <w:fldChar w:fldCharType="separate"/>
            </w:r>
            <w:r w:rsidR="00E5161B">
              <w:rPr>
                <w:rStyle w:val="aff4"/>
                <w:rFonts w:asciiTheme="minorEastAsia" w:hAnsiTheme="minorEastAsia"/>
                <w:noProof/>
                <w:webHidden/>
                <w:lang w:eastAsia="zh-CN"/>
              </w:rPr>
              <w:t>15</w:t>
            </w:r>
            <w:r w:rsidRPr="00E5161B">
              <w:rPr>
                <w:rStyle w:val="aff4"/>
                <w:rFonts w:asciiTheme="minorEastAsia" w:hAnsiTheme="minorEastAsia"/>
                <w:webHidden/>
                <w:lang w:eastAsia="zh-CN"/>
              </w:rPr>
              <w:fldChar w:fldCharType="end"/>
            </w:r>
          </w:hyperlink>
        </w:p>
        <w:p w14:paraId="0FF0355E" w14:textId="2FB6D4BC" w:rsidR="006B0A5D" w:rsidRPr="00E5161B" w:rsidRDefault="006B0A5D" w:rsidP="00E5161B">
          <w:pPr>
            <w:pStyle w:val="TOC2"/>
            <w:tabs>
              <w:tab w:val="left" w:pos="800"/>
              <w:tab w:val="right" w:leader="dot" w:pos="9073"/>
            </w:tabs>
            <w:spacing w:line="360" w:lineRule="auto"/>
            <w:rPr>
              <w:rStyle w:val="aff4"/>
              <w:rFonts w:asciiTheme="minorEastAsia" w:hAnsiTheme="minorEastAsia"/>
            </w:rPr>
          </w:pPr>
          <w:hyperlink w:anchor="_Toc188283665" w:history="1">
            <w:r w:rsidRPr="00E5161B">
              <w:rPr>
                <w:rStyle w:val="aff4"/>
                <w:rFonts w:asciiTheme="minorEastAsia" w:hAnsiTheme="minorEastAsia"/>
                <w:noProof/>
                <w:lang w:eastAsia="zh-CN"/>
              </w:rPr>
              <w:t>4.2.4</w:t>
            </w:r>
            <w:r w:rsidRPr="00E5161B">
              <w:rPr>
                <w:rStyle w:val="aff4"/>
                <w:rFonts w:asciiTheme="minorEastAsia" w:hAnsiTheme="minorEastAsia"/>
              </w:rPr>
              <w:tab/>
            </w:r>
            <w:r w:rsidRPr="00E5161B">
              <w:rPr>
                <w:rStyle w:val="aff4"/>
                <w:rFonts w:asciiTheme="minorEastAsia" w:hAnsiTheme="minorEastAsia"/>
                <w:noProof/>
                <w:lang w:eastAsia="zh-CN"/>
              </w:rPr>
              <w:t>数据中心模块</w:t>
            </w:r>
            <w:r w:rsidRPr="00E5161B">
              <w:rPr>
                <w:rStyle w:val="aff4"/>
                <w:rFonts w:asciiTheme="minorEastAsia" w:hAnsiTheme="minorEastAsia"/>
                <w:webHidden/>
                <w:lang w:eastAsia="zh-CN"/>
              </w:rPr>
              <w:tab/>
            </w:r>
            <w:r w:rsidRPr="00E5161B">
              <w:rPr>
                <w:rStyle w:val="aff4"/>
                <w:rFonts w:asciiTheme="minorEastAsia" w:hAnsiTheme="minorEastAsia"/>
                <w:webHidden/>
                <w:lang w:eastAsia="zh-CN"/>
              </w:rPr>
              <w:fldChar w:fldCharType="begin"/>
            </w:r>
            <w:r w:rsidRPr="00E5161B">
              <w:rPr>
                <w:rStyle w:val="aff4"/>
                <w:rFonts w:asciiTheme="minorEastAsia" w:hAnsiTheme="minorEastAsia"/>
                <w:webHidden/>
                <w:lang w:eastAsia="zh-CN"/>
              </w:rPr>
              <w:instrText xml:space="preserve"> PAGEREF _Toc188283665 \h </w:instrText>
            </w:r>
            <w:r w:rsidRPr="00E5161B">
              <w:rPr>
                <w:rStyle w:val="aff4"/>
                <w:rFonts w:asciiTheme="minorEastAsia" w:hAnsiTheme="minorEastAsia"/>
                <w:webHidden/>
                <w:lang w:eastAsia="zh-CN"/>
              </w:rPr>
            </w:r>
            <w:r w:rsidRPr="00E5161B">
              <w:rPr>
                <w:rStyle w:val="aff4"/>
                <w:rFonts w:asciiTheme="minorEastAsia" w:hAnsiTheme="minorEastAsia"/>
                <w:webHidden/>
                <w:lang w:eastAsia="zh-CN"/>
              </w:rPr>
              <w:fldChar w:fldCharType="separate"/>
            </w:r>
            <w:r w:rsidR="00E5161B">
              <w:rPr>
                <w:rStyle w:val="aff4"/>
                <w:rFonts w:asciiTheme="minorEastAsia" w:hAnsiTheme="minorEastAsia"/>
                <w:noProof/>
                <w:webHidden/>
                <w:lang w:eastAsia="zh-CN"/>
              </w:rPr>
              <w:t>16</w:t>
            </w:r>
            <w:r w:rsidRPr="00E5161B">
              <w:rPr>
                <w:rStyle w:val="aff4"/>
                <w:rFonts w:asciiTheme="minorEastAsia" w:hAnsiTheme="minorEastAsia"/>
                <w:webHidden/>
                <w:lang w:eastAsia="zh-CN"/>
              </w:rPr>
              <w:fldChar w:fldCharType="end"/>
            </w:r>
          </w:hyperlink>
        </w:p>
        <w:p w14:paraId="13325459" w14:textId="77777777" w:rsidR="00FD1318" w:rsidRDefault="00D90304" w:rsidP="00E5161B">
          <w:pPr>
            <w:spacing w:line="360" w:lineRule="auto"/>
            <w:rPr>
              <w:lang w:val="zh-CN"/>
            </w:rPr>
          </w:pPr>
          <w:r w:rsidRPr="00D90304">
            <w:rPr>
              <w:lang w:val="zh-CN"/>
            </w:rPr>
            <w:fldChar w:fldCharType="end"/>
          </w:r>
        </w:p>
        <w:p w14:paraId="252A6516" w14:textId="77777777" w:rsidR="00FD1318" w:rsidRDefault="00FD1318" w:rsidP="00E5161B">
          <w:pPr>
            <w:spacing w:line="360" w:lineRule="auto"/>
            <w:rPr>
              <w:lang w:val="zh-CN" w:eastAsia="zh-CN"/>
            </w:rPr>
          </w:pPr>
        </w:p>
        <w:p w14:paraId="0CA585F6" w14:textId="77777777" w:rsidR="00FD1318" w:rsidRDefault="00FD1318" w:rsidP="00E5161B">
          <w:pPr>
            <w:spacing w:line="360" w:lineRule="auto"/>
            <w:rPr>
              <w:lang w:val="zh-CN" w:eastAsia="zh-CN"/>
            </w:rPr>
          </w:pPr>
        </w:p>
        <w:p w14:paraId="7674AB62" w14:textId="77777777" w:rsidR="00FD1318" w:rsidRDefault="00FD1318" w:rsidP="00E5161B">
          <w:pPr>
            <w:spacing w:line="360" w:lineRule="auto"/>
            <w:rPr>
              <w:lang w:val="zh-CN" w:eastAsia="zh-CN"/>
            </w:rPr>
          </w:pPr>
        </w:p>
        <w:p w14:paraId="292C7BB5" w14:textId="77777777" w:rsidR="00FD1318" w:rsidRDefault="00FD1318" w:rsidP="00E5161B">
          <w:pPr>
            <w:spacing w:line="360" w:lineRule="auto"/>
            <w:rPr>
              <w:lang w:val="zh-CN" w:eastAsia="zh-CN"/>
            </w:rPr>
          </w:pPr>
        </w:p>
        <w:p w14:paraId="6435E7A1" w14:textId="77777777" w:rsidR="00FD1318" w:rsidRDefault="00FD1318" w:rsidP="00E5161B">
          <w:pPr>
            <w:spacing w:line="360" w:lineRule="auto"/>
            <w:rPr>
              <w:lang w:val="zh-CN" w:eastAsia="zh-CN"/>
            </w:rPr>
          </w:pPr>
        </w:p>
        <w:p w14:paraId="02F17C88" w14:textId="0FD47269" w:rsidR="00D90304" w:rsidRDefault="00000000" w:rsidP="00E5161B">
          <w:pPr>
            <w:spacing w:line="360" w:lineRule="auto"/>
          </w:pPr>
        </w:p>
      </w:sdtContent>
    </w:sdt>
    <w:p w14:paraId="6AAA6A30" w14:textId="77777777" w:rsidR="00AF6240" w:rsidRPr="00994540" w:rsidRDefault="00000000">
      <w:pPr>
        <w:widowControl w:val="0"/>
        <w:numPr>
          <w:ilvl w:val="0"/>
          <w:numId w:val="1"/>
        </w:numPr>
        <w:tabs>
          <w:tab w:val="clear" w:pos="432"/>
        </w:tabs>
        <w:spacing w:after="0"/>
        <w:ind w:left="0" w:firstLine="0"/>
        <w:jc w:val="both"/>
        <w:outlineLvl w:val="0"/>
        <w:rPr>
          <w:rFonts w:asciiTheme="minorEastAsia" w:hAnsiTheme="minorEastAsia" w:cstheme="minorBidi"/>
          <w:kern w:val="2"/>
          <w:sz w:val="32"/>
          <w:szCs w:val="32"/>
          <w:lang w:val="en-US" w:eastAsia="zh-CN"/>
          <w:rPrChange w:id="11" w:author="Lyon BIAN" w:date="2025-01-27T22:00:00Z" w16du:dateUtc="2025-01-27T14:00:00Z">
            <w:rPr>
              <w:rFonts w:asciiTheme="minorEastAsia" w:hAnsiTheme="minorEastAsia"/>
              <w:lang w:val="en-US" w:eastAsia="zh-CN"/>
            </w:rPr>
          </w:rPrChange>
        </w:rPr>
        <w:pPrChange w:id="12" w:author="Lyon BIAN" w:date="2025-01-27T22:00:00Z" w16du:dateUtc="2025-01-27T14:00:00Z">
          <w:pPr>
            <w:pStyle w:val="1"/>
            <w:pageBreakBefore/>
            <w:spacing w:line="360" w:lineRule="auto"/>
            <w:ind w:left="0" w:firstLine="0"/>
          </w:pPr>
        </w:pPrChange>
      </w:pPr>
      <w:bookmarkStart w:id="13" w:name="_Toc188283643"/>
      <w:r w:rsidRPr="00994540">
        <w:rPr>
          <w:rFonts w:asciiTheme="minorEastAsia" w:hAnsiTheme="minorEastAsia" w:cstheme="minorBidi" w:hint="eastAsia"/>
          <w:b/>
          <w:kern w:val="2"/>
          <w:sz w:val="32"/>
          <w:szCs w:val="32"/>
          <w:lang w:val="en-US" w:eastAsia="zh-CN"/>
          <w:rPrChange w:id="14" w:author="Lyon BIAN" w:date="2025-01-27T22:00:00Z" w16du:dateUtc="2025-01-27T14:00:00Z">
            <w:rPr>
              <w:rFonts w:asciiTheme="minorEastAsia" w:hAnsiTheme="minorEastAsia" w:hint="eastAsia"/>
              <w:b w:val="0"/>
              <w:bCs w:val="0"/>
              <w:lang w:val="en-US" w:eastAsia="zh-CN"/>
            </w:rPr>
          </w:rPrChange>
        </w:rPr>
        <w:lastRenderedPageBreak/>
        <w:t>简介</w:t>
      </w:r>
      <w:bookmarkEnd w:id="10"/>
      <w:bookmarkEnd w:id="9"/>
      <w:bookmarkEnd w:id="8"/>
      <w:bookmarkEnd w:id="7"/>
      <w:bookmarkEnd w:id="6"/>
      <w:bookmarkEnd w:id="5"/>
      <w:bookmarkEnd w:id="4"/>
      <w:bookmarkEnd w:id="3"/>
      <w:bookmarkEnd w:id="2"/>
      <w:bookmarkEnd w:id="13"/>
    </w:p>
    <w:p w14:paraId="26B8B12B" w14:textId="60202AAE" w:rsidR="00AF6240" w:rsidRPr="00AA5701" w:rsidRDefault="00344F2D">
      <w:pPr>
        <w:spacing w:before="100" w:beforeAutospacing="1" w:after="100" w:afterAutospacing="1"/>
        <w:ind w:firstLineChars="200" w:firstLine="420"/>
        <w:rPr>
          <w:rFonts w:asciiTheme="minorEastAsia" w:hAnsiTheme="minorEastAsia" w:cstheme="minorEastAsia"/>
          <w:sz w:val="21"/>
          <w:szCs w:val="21"/>
          <w:lang w:eastAsia="zh-CN"/>
        </w:rPr>
        <w:pPrChange w:id="15" w:author="Lyon BIAN" w:date="2025-01-29T20:59:00Z" w16du:dateUtc="2025-01-29T12:59:00Z">
          <w:pPr>
            <w:spacing w:before="100" w:beforeAutospacing="1" w:after="100" w:afterAutospacing="1" w:line="360" w:lineRule="auto"/>
            <w:ind w:firstLineChars="200" w:firstLine="480"/>
          </w:pPr>
        </w:pPrChange>
      </w:pPr>
      <w:r w:rsidRPr="00AA5701">
        <w:rPr>
          <w:rFonts w:asciiTheme="minorEastAsia" w:hAnsiTheme="minorEastAsia" w:cstheme="minorEastAsia"/>
          <w:sz w:val="21"/>
          <w:szCs w:val="21"/>
          <w:lang w:eastAsia="zh-CN"/>
        </w:rPr>
        <w:t>《</w:t>
      </w:r>
      <w:r w:rsidRPr="00AA5701">
        <w:rPr>
          <w:rFonts w:hint="eastAsia"/>
          <w:sz w:val="21"/>
          <w:szCs w:val="21"/>
          <w:lang w:eastAsia="zh-CN"/>
          <w:rPrChange w:id="16" w:author="Lyon BIAN" w:date="2025-01-29T20:59:00Z" w16du:dateUtc="2025-01-29T12:59:00Z">
            <w:rPr>
              <w:rFonts w:hint="eastAsia"/>
              <w:lang w:eastAsia="zh-CN"/>
            </w:rPr>
          </w:rPrChange>
        </w:rPr>
        <w:t>基于神经网络的设备</w:t>
      </w:r>
      <w:r w:rsidR="004E5ACB">
        <w:rPr>
          <w:rFonts w:hint="eastAsia"/>
          <w:sz w:val="21"/>
          <w:szCs w:val="21"/>
          <w:lang w:eastAsia="zh-CN"/>
        </w:rPr>
        <w:t>剩余</w:t>
      </w:r>
      <w:r w:rsidRPr="00AA5701">
        <w:rPr>
          <w:rFonts w:hint="eastAsia"/>
          <w:sz w:val="21"/>
          <w:szCs w:val="21"/>
          <w:lang w:eastAsia="zh-CN"/>
          <w:rPrChange w:id="17" w:author="Lyon BIAN" w:date="2025-01-29T20:59:00Z" w16du:dateUtc="2025-01-29T12:59:00Z">
            <w:rPr>
              <w:rFonts w:hint="eastAsia"/>
              <w:lang w:eastAsia="zh-CN"/>
            </w:rPr>
          </w:rPrChange>
        </w:rPr>
        <w:t>寿命预测</w:t>
      </w:r>
      <w:commentRangeStart w:id="18"/>
      <w:r w:rsidRPr="00AA5701">
        <w:rPr>
          <w:rFonts w:ascii="Times New Roman" w:hAnsi="Times New Roman" w:cs="Times New Roman"/>
          <w:sz w:val="21"/>
          <w:szCs w:val="21"/>
          <w:lang w:eastAsia="zh-CN"/>
          <w:rPrChange w:id="19" w:author="Lyon BIAN" w:date="2025-01-29T21:01:00Z" w16du:dateUtc="2025-01-29T13:01:00Z">
            <w:rPr>
              <w:lang w:eastAsia="zh-CN"/>
            </w:rPr>
          </w:rPrChange>
        </w:rPr>
        <w:t>Web</w:t>
      </w:r>
      <w:commentRangeEnd w:id="18"/>
      <w:r w:rsidR="00ED70C2" w:rsidRPr="00AA5701">
        <w:rPr>
          <w:rStyle w:val="aff5"/>
          <w:rFonts w:ascii="Times New Roman" w:hAnsi="Times New Roman"/>
          <w:sz w:val="21"/>
          <w:szCs w:val="21"/>
        </w:rPr>
        <w:commentReference w:id="18"/>
      </w:r>
      <w:r w:rsidRPr="00AA5701">
        <w:rPr>
          <w:sz w:val="21"/>
          <w:szCs w:val="21"/>
          <w:lang w:eastAsia="zh-CN"/>
          <w:rPrChange w:id="20" w:author="Lyon BIAN" w:date="2025-01-29T20:59:00Z" w16du:dateUtc="2025-01-29T12:59:00Z">
            <w:rPr>
              <w:lang w:eastAsia="zh-CN"/>
            </w:rPr>
          </w:rPrChange>
        </w:rPr>
        <w:t xml:space="preserve"> </w:t>
      </w:r>
      <w:r w:rsidRPr="00AA5701">
        <w:rPr>
          <w:rFonts w:hint="eastAsia"/>
          <w:sz w:val="21"/>
          <w:szCs w:val="21"/>
          <w:lang w:eastAsia="zh-CN"/>
          <w:rPrChange w:id="21" w:author="Lyon BIAN" w:date="2025-01-29T20:59:00Z" w16du:dateUtc="2025-01-29T12:59:00Z">
            <w:rPr>
              <w:rFonts w:hint="eastAsia"/>
              <w:lang w:eastAsia="zh-CN"/>
            </w:rPr>
          </w:rPrChange>
        </w:rPr>
        <w:t>应用及系统构建方法</w:t>
      </w:r>
      <w:r w:rsidRPr="00AA5701">
        <w:rPr>
          <w:rFonts w:asciiTheme="minorEastAsia" w:hAnsiTheme="minorEastAsia" w:cstheme="minorEastAsia"/>
          <w:sz w:val="21"/>
          <w:szCs w:val="21"/>
          <w:lang w:eastAsia="zh-CN"/>
        </w:rPr>
        <w:t>》是一款集成人工智能技术与工业互联网的智能设备管理平台。该系统采用分布式架构，通过神经网络算法对工业设备进行寿命预测，为企业提供设备维护决策支持，有效降低设备故障风险，优化维护策略，提升设备管理效率。</w:t>
      </w:r>
    </w:p>
    <w:p w14:paraId="16719085" w14:textId="74734A58" w:rsidR="00AF6240" w:rsidRDefault="00000000" w:rsidP="00D90304">
      <w:pPr>
        <w:pStyle w:val="2"/>
        <w:spacing w:line="360" w:lineRule="auto"/>
        <w:rPr>
          <w:rFonts w:asciiTheme="minorEastAsia" w:hAnsiTheme="minorEastAsia"/>
          <w:lang w:val="en-US" w:eastAsia="zh-CN"/>
        </w:rPr>
      </w:pPr>
      <w:bookmarkStart w:id="22" w:name="_Toc32390"/>
      <w:bookmarkStart w:id="23" w:name="_Toc10871"/>
      <w:bookmarkStart w:id="24" w:name="_Toc7694"/>
      <w:bookmarkStart w:id="25" w:name="_Toc31334"/>
      <w:bookmarkStart w:id="26" w:name="_Toc28960"/>
      <w:bookmarkStart w:id="27" w:name="_Toc6522"/>
      <w:bookmarkStart w:id="28" w:name="_Toc19773"/>
      <w:bookmarkStart w:id="29" w:name="_Toc9400"/>
      <w:bookmarkStart w:id="30" w:name="_Toc22902_WPSOffice_Level2"/>
      <w:bookmarkStart w:id="31" w:name="_Toc188283644"/>
      <w:r>
        <w:rPr>
          <w:rFonts w:asciiTheme="minorEastAsia" w:hAnsiTheme="minorEastAsia" w:hint="eastAsia"/>
          <w:lang w:val="en-US" w:eastAsia="zh-CN"/>
        </w:rPr>
        <w:t>编写目的</w:t>
      </w:r>
      <w:bookmarkEnd w:id="22"/>
      <w:bookmarkEnd w:id="23"/>
      <w:bookmarkEnd w:id="24"/>
      <w:bookmarkEnd w:id="25"/>
      <w:bookmarkEnd w:id="26"/>
      <w:bookmarkEnd w:id="27"/>
      <w:bookmarkEnd w:id="28"/>
      <w:bookmarkEnd w:id="29"/>
      <w:bookmarkEnd w:id="30"/>
      <w:bookmarkEnd w:id="31"/>
    </w:p>
    <w:p w14:paraId="4B50BA1C" w14:textId="7B56AEFF" w:rsidR="00344F2D" w:rsidRPr="00AA5701" w:rsidRDefault="00344F2D" w:rsidP="00344F2D">
      <w:pPr>
        <w:spacing w:line="276" w:lineRule="auto"/>
        <w:rPr>
          <w:rFonts w:asciiTheme="minorEastAsia" w:hAnsiTheme="minorEastAsia" w:cstheme="minorEastAsia"/>
          <w:sz w:val="21"/>
          <w:szCs w:val="21"/>
          <w:lang w:val="en-US"/>
        </w:rPr>
      </w:pPr>
      <w:r w:rsidRPr="00AA5701">
        <w:rPr>
          <w:rFonts w:asciiTheme="minorEastAsia" w:hAnsiTheme="minorEastAsia" w:cstheme="minorEastAsia"/>
          <w:sz w:val="21"/>
          <w:szCs w:val="21"/>
          <w:lang w:val="en-US"/>
        </w:rPr>
        <w:t>本文档旨在：</w:t>
      </w:r>
    </w:p>
    <w:p w14:paraId="73008FB3" w14:textId="1532B0B7" w:rsidR="00344F2D" w:rsidRPr="00AA5701" w:rsidRDefault="00344F2D" w:rsidP="00B768C3">
      <w:pPr>
        <w:spacing w:before="100" w:beforeAutospacing="1" w:after="100" w:afterAutospacing="1"/>
        <w:ind w:leftChars="200" w:left="400"/>
        <w:contextualSpacing/>
        <w:rPr>
          <w:rFonts w:asciiTheme="minorEastAsia" w:hAnsiTheme="minorEastAsia" w:cstheme="minorEastAsia"/>
          <w:sz w:val="21"/>
          <w:szCs w:val="21"/>
          <w:lang w:val="en-US" w:eastAsia="zh-CN"/>
        </w:rPr>
      </w:pPr>
      <w:r w:rsidRPr="00AA5701">
        <w:rPr>
          <w:rFonts w:asciiTheme="minorEastAsia" w:hAnsiTheme="minorEastAsia" w:cstheme="minorEastAsia" w:hint="eastAsia"/>
          <w:sz w:val="21"/>
          <w:szCs w:val="21"/>
          <w:lang w:val="en-US" w:eastAsia="zh-CN"/>
        </w:rPr>
        <w:t>1)</w:t>
      </w:r>
      <w:r w:rsidRPr="00AA5701">
        <w:rPr>
          <w:rFonts w:asciiTheme="minorEastAsia" w:hAnsiTheme="minorEastAsia" w:cstheme="minorEastAsia"/>
          <w:sz w:val="21"/>
          <w:szCs w:val="21"/>
          <w:lang w:val="en-US" w:eastAsia="zh-CN"/>
        </w:rPr>
        <w:t>详细说明系统的功能特性与操作流程</w:t>
      </w:r>
    </w:p>
    <w:p w14:paraId="7795BA76" w14:textId="5114B967" w:rsidR="00344F2D" w:rsidRPr="00AA5701" w:rsidRDefault="00344F2D" w:rsidP="00B768C3">
      <w:pPr>
        <w:spacing w:before="100" w:beforeAutospacing="1" w:after="100" w:afterAutospacing="1"/>
        <w:ind w:leftChars="200" w:left="400"/>
        <w:contextualSpacing/>
        <w:rPr>
          <w:rFonts w:asciiTheme="minorEastAsia" w:hAnsiTheme="minorEastAsia" w:cstheme="minorEastAsia"/>
          <w:sz w:val="21"/>
          <w:szCs w:val="21"/>
          <w:lang w:val="en-US" w:eastAsia="zh-CN"/>
        </w:rPr>
      </w:pPr>
      <w:r w:rsidRPr="00AA5701">
        <w:rPr>
          <w:rFonts w:asciiTheme="minorEastAsia" w:hAnsiTheme="minorEastAsia" w:cstheme="minorEastAsia" w:hint="eastAsia"/>
          <w:sz w:val="21"/>
          <w:szCs w:val="21"/>
          <w:lang w:val="en-US" w:eastAsia="zh-CN"/>
        </w:rPr>
        <w:t>2)</w:t>
      </w:r>
      <w:r w:rsidRPr="00AA5701">
        <w:rPr>
          <w:rFonts w:asciiTheme="minorEastAsia" w:hAnsiTheme="minorEastAsia" w:cstheme="minorEastAsia"/>
          <w:sz w:val="21"/>
          <w:szCs w:val="21"/>
          <w:lang w:val="en-US" w:eastAsia="zh-CN"/>
        </w:rPr>
        <w:t>为系统使用者和维护人员提供完整的技术参考</w:t>
      </w:r>
    </w:p>
    <w:p w14:paraId="461F4B8F" w14:textId="270CF91F" w:rsidR="00344F2D" w:rsidRPr="00AA5701" w:rsidRDefault="00344F2D" w:rsidP="00B768C3">
      <w:pPr>
        <w:spacing w:before="100" w:beforeAutospacing="1" w:after="100" w:afterAutospacing="1"/>
        <w:ind w:leftChars="200" w:left="400"/>
        <w:contextualSpacing/>
        <w:rPr>
          <w:rFonts w:asciiTheme="minorEastAsia" w:hAnsiTheme="minorEastAsia" w:cstheme="minorEastAsia"/>
          <w:sz w:val="21"/>
          <w:szCs w:val="21"/>
          <w:lang w:val="en-US" w:eastAsia="zh-CN"/>
        </w:rPr>
      </w:pPr>
      <w:r w:rsidRPr="00AA5701">
        <w:rPr>
          <w:rFonts w:asciiTheme="minorEastAsia" w:hAnsiTheme="minorEastAsia" w:cstheme="minorEastAsia" w:hint="eastAsia"/>
          <w:sz w:val="21"/>
          <w:szCs w:val="21"/>
          <w:lang w:val="en-US" w:eastAsia="zh-CN"/>
        </w:rPr>
        <w:t>3)</w:t>
      </w:r>
      <w:r w:rsidRPr="00AA5701">
        <w:rPr>
          <w:rFonts w:asciiTheme="minorEastAsia" w:hAnsiTheme="minorEastAsia" w:cstheme="minorEastAsia"/>
          <w:sz w:val="21"/>
          <w:szCs w:val="21"/>
          <w:lang w:val="en-US" w:eastAsia="zh-CN"/>
        </w:rPr>
        <w:t>指导用户正确使用和维护系统</w:t>
      </w:r>
    </w:p>
    <w:p w14:paraId="1DC20640" w14:textId="1EAFECF9" w:rsidR="00AF6240" w:rsidRPr="00AA5701" w:rsidRDefault="00344F2D" w:rsidP="00B768C3">
      <w:pPr>
        <w:spacing w:before="100" w:beforeAutospacing="1" w:after="100" w:afterAutospacing="1"/>
        <w:ind w:leftChars="200" w:left="400"/>
        <w:contextualSpacing/>
        <w:rPr>
          <w:rFonts w:asciiTheme="minorEastAsia" w:hAnsiTheme="minorEastAsia" w:cstheme="minorEastAsia"/>
          <w:sz w:val="21"/>
          <w:szCs w:val="21"/>
          <w:lang w:val="en-US" w:eastAsia="zh-CN"/>
        </w:rPr>
      </w:pPr>
      <w:r w:rsidRPr="00AA5701">
        <w:rPr>
          <w:rFonts w:asciiTheme="minorEastAsia" w:hAnsiTheme="minorEastAsia" w:cstheme="minorEastAsia" w:hint="eastAsia"/>
          <w:sz w:val="21"/>
          <w:szCs w:val="21"/>
          <w:lang w:val="en-US" w:eastAsia="zh-CN"/>
        </w:rPr>
        <w:t>4)</w:t>
      </w:r>
      <w:r w:rsidRPr="00AA5701">
        <w:rPr>
          <w:rFonts w:asciiTheme="minorEastAsia" w:hAnsiTheme="minorEastAsia" w:cstheme="minorEastAsia"/>
          <w:sz w:val="21"/>
          <w:szCs w:val="21"/>
          <w:lang w:val="en-US" w:eastAsia="zh-CN"/>
        </w:rPr>
        <w:t>帮助开发人员理解系统架构与实现原理</w:t>
      </w:r>
    </w:p>
    <w:p w14:paraId="3776871D" w14:textId="77777777" w:rsidR="00AF6240" w:rsidRPr="00ED70C2" w:rsidRDefault="00000000" w:rsidP="00ED70C2">
      <w:pPr>
        <w:pStyle w:val="2"/>
        <w:spacing w:line="360" w:lineRule="auto"/>
        <w:rPr>
          <w:rFonts w:asciiTheme="minorEastAsia" w:hAnsiTheme="minorEastAsia"/>
          <w:lang w:val="en-US" w:eastAsia="zh-CN"/>
        </w:rPr>
      </w:pPr>
      <w:bookmarkStart w:id="32" w:name="_Toc17993"/>
      <w:bookmarkStart w:id="33" w:name="_Toc2925"/>
      <w:bookmarkStart w:id="34" w:name="_Toc24588"/>
      <w:bookmarkStart w:id="35" w:name="_Toc28616_WPSOffice_Level2"/>
      <w:bookmarkStart w:id="36" w:name="_Toc16232"/>
      <w:bookmarkStart w:id="37" w:name="_Toc16904"/>
      <w:bookmarkStart w:id="38" w:name="_Toc8583"/>
      <w:bookmarkStart w:id="39" w:name="_Toc16291"/>
      <w:bookmarkStart w:id="40" w:name="_Toc30787"/>
      <w:bookmarkStart w:id="41" w:name="_Toc188283645"/>
      <w:r w:rsidRPr="00ED70C2">
        <w:rPr>
          <w:rFonts w:asciiTheme="minorEastAsia" w:hAnsiTheme="minorEastAsia" w:hint="eastAsia"/>
          <w:lang w:val="en-US" w:eastAsia="zh-CN"/>
        </w:rPr>
        <w:t>使用对象</w:t>
      </w:r>
      <w:bookmarkEnd w:id="32"/>
      <w:bookmarkEnd w:id="33"/>
      <w:bookmarkEnd w:id="34"/>
      <w:bookmarkEnd w:id="35"/>
      <w:bookmarkEnd w:id="36"/>
      <w:bookmarkEnd w:id="37"/>
      <w:bookmarkEnd w:id="38"/>
      <w:bookmarkEnd w:id="39"/>
      <w:bookmarkEnd w:id="40"/>
      <w:bookmarkEnd w:id="41"/>
    </w:p>
    <w:p w14:paraId="5845BBFB" w14:textId="20B97410" w:rsidR="00344F2D" w:rsidRPr="00AA5701" w:rsidRDefault="00344F2D" w:rsidP="00B768C3">
      <w:pPr>
        <w:spacing w:line="276" w:lineRule="auto"/>
        <w:rPr>
          <w:rFonts w:asciiTheme="minorEastAsia" w:hAnsiTheme="minorEastAsia" w:cstheme="minorEastAsia"/>
          <w:sz w:val="21"/>
          <w:szCs w:val="21"/>
          <w:lang w:val="en-US" w:eastAsia="zh-CN"/>
        </w:rPr>
      </w:pPr>
      <w:r w:rsidRPr="00AA5701">
        <w:rPr>
          <w:rFonts w:asciiTheme="minorEastAsia" w:hAnsiTheme="minorEastAsia" w:cstheme="minorEastAsia"/>
          <w:sz w:val="21"/>
          <w:szCs w:val="21"/>
          <w:lang w:val="en-US" w:eastAsia="zh-CN"/>
        </w:rPr>
        <w:t>本文档面向以下用户群体：</w:t>
      </w:r>
    </w:p>
    <w:p w14:paraId="06497589" w14:textId="586FB030" w:rsidR="00344F2D" w:rsidRPr="00AA5701" w:rsidRDefault="00344F2D" w:rsidP="00B768C3">
      <w:pPr>
        <w:spacing w:line="276" w:lineRule="auto"/>
        <w:ind w:leftChars="200" w:left="400"/>
        <w:contextualSpacing/>
        <w:rPr>
          <w:rFonts w:asciiTheme="minorEastAsia" w:hAnsiTheme="minorEastAsia" w:cstheme="minorEastAsia"/>
          <w:sz w:val="21"/>
          <w:szCs w:val="21"/>
          <w:lang w:val="en-US" w:eastAsia="zh-CN"/>
        </w:rPr>
      </w:pPr>
      <w:r w:rsidRPr="00AA5701">
        <w:rPr>
          <w:rFonts w:asciiTheme="minorEastAsia" w:hAnsiTheme="minorEastAsia" w:cstheme="minorEastAsia" w:hint="eastAsia"/>
          <w:sz w:val="21"/>
          <w:szCs w:val="21"/>
          <w:lang w:val="en-US" w:eastAsia="zh-CN"/>
        </w:rPr>
        <w:t>1)</w:t>
      </w:r>
      <w:r w:rsidRPr="00AA5701">
        <w:rPr>
          <w:rFonts w:asciiTheme="minorEastAsia" w:hAnsiTheme="minorEastAsia" w:cstheme="minorEastAsia"/>
          <w:sz w:val="21"/>
          <w:szCs w:val="21"/>
          <w:lang w:val="en-US" w:eastAsia="zh-CN"/>
        </w:rPr>
        <w:t>工业企业的设备管理人员</w:t>
      </w:r>
    </w:p>
    <w:p w14:paraId="4B2ECB15" w14:textId="2135125D" w:rsidR="00344F2D" w:rsidRPr="00AA5701" w:rsidRDefault="00344F2D" w:rsidP="00B768C3">
      <w:pPr>
        <w:spacing w:line="276" w:lineRule="auto"/>
        <w:ind w:leftChars="200" w:left="400"/>
        <w:contextualSpacing/>
        <w:rPr>
          <w:rFonts w:asciiTheme="minorEastAsia" w:hAnsiTheme="minorEastAsia" w:cstheme="minorEastAsia"/>
          <w:sz w:val="21"/>
          <w:szCs w:val="21"/>
          <w:lang w:val="en-US" w:eastAsia="zh-CN"/>
        </w:rPr>
      </w:pPr>
      <w:r w:rsidRPr="00AA5701">
        <w:rPr>
          <w:rFonts w:asciiTheme="minorEastAsia" w:hAnsiTheme="minorEastAsia" w:cstheme="minorEastAsia" w:hint="eastAsia"/>
          <w:sz w:val="21"/>
          <w:szCs w:val="21"/>
          <w:lang w:val="en-US" w:eastAsia="zh-CN"/>
        </w:rPr>
        <w:t>2)</w:t>
      </w:r>
      <w:r w:rsidRPr="00AA5701">
        <w:rPr>
          <w:rFonts w:asciiTheme="minorEastAsia" w:hAnsiTheme="minorEastAsia" w:cstheme="minorEastAsia"/>
          <w:sz w:val="21"/>
          <w:szCs w:val="21"/>
          <w:lang w:val="en-US" w:eastAsia="zh-CN"/>
        </w:rPr>
        <w:t>系统管理员与运维人员</w:t>
      </w:r>
    </w:p>
    <w:p w14:paraId="5D31B4F3" w14:textId="16A07861" w:rsidR="00344F2D" w:rsidRPr="00AA5701" w:rsidRDefault="00344F2D" w:rsidP="00B768C3">
      <w:pPr>
        <w:spacing w:line="276" w:lineRule="auto"/>
        <w:ind w:leftChars="200" w:left="400"/>
        <w:contextualSpacing/>
        <w:rPr>
          <w:rFonts w:asciiTheme="minorEastAsia" w:hAnsiTheme="minorEastAsia" w:cstheme="minorEastAsia"/>
          <w:sz w:val="21"/>
          <w:szCs w:val="21"/>
          <w:lang w:val="en-US" w:eastAsia="zh-CN"/>
        </w:rPr>
      </w:pPr>
      <w:r w:rsidRPr="00AA5701">
        <w:rPr>
          <w:rFonts w:asciiTheme="minorEastAsia" w:hAnsiTheme="minorEastAsia" w:cstheme="minorEastAsia" w:hint="eastAsia"/>
          <w:sz w:val="21"/>
          <w:szCs w:val="21"/>
          <w:lang w:val="en-US" w:eastAsia="zh-CN"/>
        </w:rPr>
        <w:t>3)</w:t>
      </w:r>
      <w:r w:rsidRPr="00AA5701">
        <w:rPr>
          <w:rFonts w:asciiTheme="minorEastAsia" w:hAnsiTheme="minorEastAsia" w:cstheme="minorEastAsia"/>
          <w:sz w:val="21"/>
          <w:szCs w:val="21"/>
          <w:lang w:val="en-US" w:eastAsia="zh-CN"/>
        </w:rPr>
        <w:t>系统开发与测试人员</w:t>
      </w:r>
    </w:p>
    <w:p w14:paraId="592A3069" w14:textId="6B13184B" w:rsidR="00AF6240" w:rsidRPr="00AA5701" w:rsidRDefault="00344F2D" w:rsidP="00B768C3">
      <w:pPr>
        <w:spacing w:line="276" w:lineRule="auto"/>
        <w:ind w:leftChars="200" w:left="400"/>
        <w:contextualSpacing/>
        <w:rPr>
          <w:rFonts w:asciiTheme="minorEastAsia" w:hAnsiTheme="minorEastAsia" w:cstheme="minorEastAsia"/>
          <w:sz w:val="21"/>
          <w:szCs w:val="21"/>
          <w:lang w:val="en-US" w:eastAsia="zh-CN"/>
        </w:rPr>
      </w:pPr>
      <w:r w:rsidRPr="00AA5701">
        <w:rPr>
          <w:rFonts w:asciiTheme="minorEastAsia" w:hAnsiTheme="minorEastAsia" w:cstheme="minorEastAsia" w:hint="eastAsia"/>
          <w:sz w:val="21"/>
          <w:szCs w:val="21"/>
          <w:lang w:val="en-US" w:eastAsia="zh-CN"/>
        </w:rPr>
        <w:t>4)</w:t>
      </w:r>
      <w:r w:rsidRPr="00AA5701">
        <w:rPr>
          <w:rFonts w:asciiTheme="minorEastAsia" w:hAnsiTheme="minorEastAsia" w:cstheme="minorEastAsia"/>
          <w:sz w:val="21"/>
          <w:szCs w:val="21"/>
          <w:lang w:val="en-US" w:eastAsia="zh-CN"/>
        </w:rPr>
        <w:t>需要进行设备预测性维护的技术人员</w:t>
      </w:r>
    </w:p>
    <w:p w14:paraId="429013EC" w14:textId="77777777" w:rsidR="00AF6240" w:rsidRDefault="00000000" w:rsidP="00D90304">
      <w:pPr>
        <w:pStyle w:val="2"/>
        <w:spacing w:line="360" w:lineRule="auto"/>
        <w:rPr>
          <w:rFonts w:asciiTheme="minorEastAsia" w:hAnsiTheme="minorEastAsia"/>
          <w:lang w:val="en-US" w:eastAsia="zh-CN"/>
        </w:rPr>
      </w:pPr>
      <w:bookmarkStart w:id="42" w:name="_Toc10740_WPSOffice_Level2"/>
      <w:bookmarkStart w:id="43" w:name="_Toc505"/>
      <w:bookmarkStart w:id="44" w:name="_Toc11404"/>
      <w:bookmarkStart w:id="45" w:name="_Toc21642"/>
      <w:bookmarkStart w:id="46" w:name="_Toc28724"/>
      <w:bookmarkStart w:id="47" w:name="_Toc14489"/>
      <w:bookmarkStart w:id="48" w:name="_Toc12866"/>
      <w:bookmarkStart w:id="49" w:name="_Toc7540"/>
      <w:bookmarkStart w:id="50" w:name="_Toc26719"/>
      <w:bookmarkStart w:id="51" w:name="_Toc188283646"/>
      <w:r>
        <w:rPr>
          <w:rFonts w:asciiTheme="minorEastAsia" w:hAnsiTheme="minorEastAsia" w:hint="eastAsia"/>
          <w:lang w:val="en-US" w:eastAsia="zh-CN"/>
        </w:rPr>
        <w:t>产品范围</w:t>
      </w:r>
      <w:bookmarkEnd w:id="42"/>
      <w:bookmarkEnd w:id="43"/>
      <w:bookmarkEnd w:id="44"/>
      <w:bookmarkEnd w:id="45"/>
      <w:bookmarkEnd w:id="46"/>
      <w:bookmarkEnd w:id="47"/>
      <w:bookmarkEnd w:id="48"/>
      <w:bookmarkEnd w:id="49"/>
      <w:bookmarkEnd w:id="50"/>
      <w:bookmarkEnd w:id="51"/>
    </w:p>
    <w:p w14:paraId="11306544" w14:textId="3A183D5B" w:rsidR="00344F2D" w:rsidRPr="00AA5701" w:rsidRDefault="00344F2D">
      <w:pPr>
        <w:widowControl w:val="0"/>
        <w:spacing w:afterLines="50"/>
        <w:ind w:firstLineChars="200" w:firstLine="420"/>
        <w:jc w:val="both"/>
        <w:rPr>
          <w:rFonts w:asciiTheme="minorEastAsia" w:hAnsiTheme="minorEastAsia" w:cstheme="minorBidi"/>
          <w:kern w:val="2"/>
          <w:sz w:val="21"/>
          <w:szCs w:val="21"/>
          <w:lang w:val="en-US" w:eastAsia="zh-CN"/>
        </w:rPr>
        <w:pPrChange w:id="52" w:author="Lyon BIAN" w:date="2025-01-27T22:03:00Z" w16du:dateUtc="2025-01-27T14:03:00Z">
          <w:pPr>
            <w:widowControl w:val="0"/>
            <w:spacing w:afterLines="50"/>
            <w:jc w:val="both"/>
          </w:pPr>
        </w:pPrChange>
      </w:pPr>
      <w:r w:rsidRPr="00AA5701">
        <w:rPr>
          <w:rFonts w:asciiTheme="minorEastAsia" w:hAnsiTheme="minorEastAsia" w:cstheme="minorBidi"/>
          <w:kern w:val="2"/>
          <w:sz w:val="21"/>
          <w:szCs w:val="21"/>
          <w:lang w:val="en-US" w:eastAsia="zh-CN"/>
        </w:rPr>
        <w:t>本系统由五个核心层次构成，分别为数据采集层、数据处理层、预测模型层、应用服务层和用户交互层。数据采集层主要负责从工业设备中实时获取运行参数数据，包括温度、压力、振动等信息，同时支持多种数据采集终端与工业设备接口，并提供灵活的数据上传功能。数据处理层致力于原始数据的清洗、预处理、特征工程和异常检测，确保数据质量满足建模需求。预测模型层集成了人工神经网络与</w:t>
      </w:r>
      <w:r w:rsidRPr="00AA5701">
        <w:rPr>
          <w:rFonts w:ascii="Times New Roman" w:hAnsi="Times New Roman" w:cs="Times New Roman"/>
          <w:kern w:val="2"/>
          <w:sz w:val="21"/>
          <w:szCs w:val="21"/>
          <w:lang w:val="en-US" w:eastAsia="zh-CN"/>
        </w:rPr>
        <w:t>LSTM</w:t>
      </w:r>
      <w:r w:rsidRPr="00AA5701">
        <w:rPr>
          <w:rFonts w:asciiTheme="minorEastAsia" w:hAnsiTheme="minorEastAsia" w:cstheme="minorBidi"/>
          <w:kern w:val="2"/>
          <w:sz w:val="21"/>
          <w:szCs w:val="21"/>
          <w:lang w:val="en-US" w:eastAsia="zh-CN"/>
        </w:rPr>
        <w:t>等深度学习模型，为设备</w:t>
      </w:r>
      <w:r w:rsidR="004E5ACB">
        <w:rPr>
          <w:rFonts w:asciiTheme="minorEastAsia" w:hAnsiTheme="minorEastAsia" w:cstheme="minorBidi" w:hint="eastAsia"/>
          <w:kern w:val="2"/>
          <w:sz w:val="21"/>
          <w:szCs w:val="21"/>
          <w:lang w:val="en-US" w:eastAsia="zh-CN"/>
        </w:rPr>
        <w:t>剩余</w:t>
      </w:r>
      <w:r w:rsidRPr="00AA5701">
        <w:rPr>
          <w:rFonts w:asciiTheme="minorEastAsia" w:hAnsiTheme="minorEastAsia" w:cstheme="minorBidi"/>
          <w:kern w:val="2"/>
          <w:sz w:val="21"/>
          <w:szCs w:val="21"/>
          <w:lang w:val="en-US" w:eastAsia="zh-CN"/>
        </w:rPr>
        <w:t>寿命预测提供算法支持，并支持模型的训练优化与自定义管理。应用服务层整合了模型管理、任务调度、报告生成等核心业务功能，提供完整的系统服务支持。用户交互层通过友好的界面为用户提供权限管理、设备监控、数据管理、预测结果展示等功能。</w:t>
      </w:r>
    </w:p>
    <w:p w14:paraId="5968B86B" w14:textId="073C92D3" w:rsidR="00344F2D" w:rsidRPr="00822E99" w:rsidRDefault="00344F2D">
      <w:pPr>
        <w:widowControl w:val="0"/>
        <w:spacing w:afterLines="50"/>
        <w:ind w:firstLineChars="200" w:firstLine="420"/>
        <w:jc w:val="both"/>
        <w:rPr>
          <w:rFonts w:asciiTheme="minorEastAsia" w:hAnsiTheme="minorEastAsia" w:cstheme="minorEastAsia"/>
          <w:sz w:val="21"/>
          <w:szCs w:val="21"/>
          <w:lang w:val="en-US" w:eastAsia="zh-CN"/>
        </w:rPr>
        <w:pPrChange w:id="53" w:author="Lyon BIAN" w:date="2025-01-27T22:03:00Z" w16du:dateUtc="2025-01-27T14:03:00Z">
          <w:pPr>
            <w:spacing w:before="100" w:beforeAutospacing="1" w:after="100" w:afterAutospacing="1" w:line="360" w:lineRule="auto"/>
            <w:ind w:firstLineChars="200" w:firstLine="420"/>
          </w:pPr>
        </w:pPrChange>
      </w:pPr>
      <w:r w:rsidRPr="00AA5701">
        <w:rPr>
          <w:rFonts w:asciiTheme="minorEastAsia" w:hAnsiTheme="minorEastAsia" w:cstheme="minorBidi"/>
          <w:kern w:val="2"/>
          <w:sz w:val="21"/>
          <w:szCs w:val="21"/>
          <w:lang w:val="en-US" w:eastAsia="zh-CN"/>
          <w:rPrChange w:id="54" w:author="Lyon BIAN" w:date="2025-01-27T22:03:00Z" w16du:dateUtc="2025-01-27T14:03:00Z">
            <w:rPr>
              <w:rFonts w:asciiTheme="minorEastAsia" w:hAnsiTheme="minorEastAsia" w:cstheme="minorEastAsia"/>
              <w:sz w:val="21"/>
              <w:szCs w:val="21"/>
              <w:lang w:val="en-US" w:eastAsia="zh-CN"/>
            </w:rPr>
          </w:rPrChange>
        </w:rPr>
        <w:t>系统接口主要包含两类：外部设备接口和服务接口。外部设备接口支持多种工业设备协议，实现实时数据采集和边缘计算功能；服务接口则采用</w:t>
      </w:r>
      <w:r w:rsidRPr="00AA5701">
        <w:rPr>
          <w:rFonts w:ascii="Times New Roman" w:hAnsi="Times New Roman" w:cs="Times New Roman"/>
          <w:kern w:val="2"/>
          <w:sz w:val="21"/>
          <w:szCs w:val="21"/>
          <w:lang w:val="en-US" w:eastAsia="zh-CN"/>
          <w:rPrChange w:id="55" w:author="Lyon BIAN" w:date="2025-01-27T22:03:00Z" w16du:dateUtc="2025-01-27T14:03:00Z">
            <w:rPr>
              <w:rFonts w:asciiTheme="minorEastAsia" w:hAnsiTheme="minorEastAsia" w:cstheme="minorEastAsia"/>
              <w:sz w:val="21"/>
              <w:szCs w:val="21"/>
              <w:lang w:val="en-US" w:eastAsia="zh-CN"/>
            </w:rPr>
          </w:rPrChange>
        </w:rPr>
        <w:t>RESTful API</w:t>
      </w:r>
      <w:r w:rsidRPr="00AA5701">
        <w:rPr>
          <w:rFonts w:asciiTheme="minorEastAsia" w:hAnsiTheme="minorEastAsia" w:cstheme="minorBidi"/>
          <w:kern w:val="2"/>
          <w:sz w:val="21"/>
          <w:szCs w:val="21"/>
          <w:lang w:val="en-US" w:eastAsia="zh-CN"/>
          <w:rPrChange w:id="56" w:author="Lyon BIAN" w:date="2025-01-27T22:03:00Z" w16du:dateUtc="2025-01-27T14:03:00Z">
            <w:rPr>
              <w:rFonts w:asciiTheme="minorEastAsia" w:hAnsiTheme="minorEastAsia" w:cstheme="minorEastAsia"/>
              <w:sz w:val="21"/>
              <w:szCs w:val="21"/>
              <w:lang w:val="en-US" w:eastAsia="zh-CN"/>
            </w:rPr>
          </w:rPrChange>
        </w:rPr>
        <w:t>规范，提供数据存储和第三方系统集成能力，确保系统的可扩展性和互操作性</w:t>
      </w:r>
      <w:r w:rsidR="00AA5701" w:rsidRPr="00AA5701">
        <w:rPr>
          <w:rFonts w:asciiTheme="minorEastAsia" w:hAnsiTheme="minorEastAsia" w:cstheme="minorEastAsia" w:hint="eastAsia"/>
          <w:sz w:val="21"/>
          <w:szCs w:val="21"/>
          <w:lang w:val="en-US" w:eastAsia="zh-CN"/>
        </w:rPr>
        <w:t>。</w:t>
      </w:r>
      <w:del w:id="57" w:author="Lyon BIAN" w:date="2025-01-27T22:03:00Z" w16du:dateUtc="2025-01-27T14:03:00Z">
        <w:r w:rsidRPr="00AA5701" w:rsidDel="00994540">
          <w:rPr>
            <w:rFonts w:asciiTheme="minorEastAsia" w:hAnsiTheme="minorEastAsia" w:cstheme="minorEastAsia" w:hint="eastAsia"/>
            <w:sz w:val="21"/>
            <w:szCs w:val="21"/>
            <w:lang w:val="en-US" w:eastAsia="zh-CN"/>
          </w:rPr>
          <w:delText xml:space="preserve">  </w:delText>
        </w:r>
        <w:r w:rsidDel="00994540">
          <w:rPr>
            <w:rFonts w:asciiTheme="minorEastAsia" w:hAnsiTheme="minorEastAsia" w:cstheme="minorEastAsia" w:hint="eastAsia"/>
            <w:sz w:val="21"/>
            <w:szCs w:val="21"/>
            <w:lang w:val="en-US" w:eastAsia="zh-CN"/>
          </w:rPr>
          <w:delText xml:space="preserve">    </w:delText>
        </w:r>
      </w:del>
    </w:p>
    <w:p w14:paraId="394033F6" w14:textId="43EBB7AE" w:rsidR="00822E99" w:rsidRDefault="00822E99" w:rsidP="00822E99">
      <w:pPr>
        <w:pStyle w:val="1"/>
        <w:pageBreakBefore/>
        <w:spacing w:line="360" w:lineRule="auto"/>
        <w:ind w:left="0" w:firstLine="0"/>
        <w:rPr>
          <w:rFonts w:asciiTheme="minorEastAsia" w:hAnsiTheme="minorEastAsia"/>
          <w:lang w:val="en-US" w:eastAsia="zh-CN"/>
        </w:rPr>
      </w:pPr>
      <w:bookmarkStart w:id="58" w:name="_Toc188283647"/>
      <w:r>
        <w:rPr>
          <w:rFonts w:asciiTheme="minorEastAsia" w:hAnsiTheme="minorEastAsia" w:hint="eastAsia"/>
          <w:lang w:val="en-US" w:eastAsia="zh-CN"/>
        </w:rPr>
        <w:lastRenderedPageBreak/>
        <w:t>系统安装</w:t>
      </w:r>
      <w:bookmarkEnd w:id="58"/>
    </w:p>
    <w:p w14:paraId="7AFFCF72" w14:textId="4FBE9339" w:rsidR="00822E99" w:rsidRPr="005467BF" w:rsidRDefault="00822E99" w:rsidP="00822E99">
      <w:pPr>
        <w:pStyle w:val="2"/>
        <w:spacing w:line="360" w:lineRule="auto"/>
        <w:rPr>
          <w:rFonts w:asciiTheme="minorEastAsia" w:hAnsiTheme="minorEastAsia" w:cstheme="minorEastAsia"/>
          <w:lang w:eastAsia="zh-CN"/>
        </w:rPr>
      </w:pPr>
      <w:bookmarkStart w:id="59" w:name="_Toc188283648"/>
      <w:r w:rsidRPr="005467BF">
        <w:rPr>
          <w:rFonts w:asciiTheme="minorEastAsia" w:hAnsiTheme="minorEastAsia" w:cstheme="minorEastAsia" w:hint="eastAsia"/>
          <w:lang w:eastAsia="zh-CN"/>
        </w:rPr>
        <w:t>运行环境</w:t>
      </w:r>
      <w:bookmarkEnd w:id="59"/>
    </w:p>
    <w:p w14:paraId="1F6EFAA4" w14:textId="41FA0FE4" w:rsidR="005467BF" w:rsidRPr="00AA5701" w:rsidRDefault="005467BF" w:rsidP="00B768C3">
      <w:pPr>
        <w:widowControl w:val="0"/>
        <w:spacing w:afterLines="50"/>
        <w:jc w:val="both"/>
        <w:rPr>
          <w:rFonts w:asciiTheme="minorEastAsia" w:hAnsiTheme="minorEastAsia" w:cstheme="minorBidi"/>
          <w:b/>
          <w:kern w:val="2"/>
          <w:sz w:val="21"/>
          <w:szCs w:val="21"/>
          <w:lang w:val="en-US" w:eastAsia="zh-CN"/>
          <w:rPrChange w:id="60" w:author="Lyon BIAN" w:date="2025-01-29T21:02:00Z" w16du:dateUtc="2025-01-29T13:02:00Z">
            <w:rPr>
              <w:sz w:val="21"/>
              <w:szCs w:val="21"/>
              <w:lang w:eastAsia="zh-CN"/>
            </w:rPr>
          </w:rPrChange>
        </w:rPr>
      </w:pPr>
      <w:r w:rsidRPr="00AA5701">
        <w:rPr>
          <w:rFonts w:asciiTheme="minorEastAsia" w:hAnsiTheme="minorEastAsia" w:cstheme="minorBidi" w:hint="eastAsia"/>
          <w:b/>
          <w:kern w:val="2"/>
          <w:sz w:val="21"/>
          <w:szCs w:val="21"/>
          <w:lang w:val="en-US" w:eastAsia="zh-CN"/>
          <w:rPrChange w:id="61" w:author="Lyon BIAN" w:date="2025-01-29T21:02:00Z" w16du:dateUtc="2025-01-29T13:02:00Z">
            <w:rPr>
              <w:rFonts w:hint="eastAsia"/>
              <w:b/>
              <w:bCs/>
              <w:sz w:val="21"/>
              <w:szCs w:val="21"/>
              <w:lang w:val="en-US" w:eastAsia="zh-CN"/>
            </w:rPr>
          </w:rPrChange>
        </w:rPr>
        <w:t>前端环境要求</w:t>
      </w:r>
      <w:r w:rsidRPr="00AA5701">
        <w:rPr>
          <w:rFonts w:asciiTheme="minorEastAsia" w:hAnsiTheme="minorEastAsia" w:cstheme="minorBidi" w:hint="eastAsia"/>
          <w:b/>
          <w:kern w:val="2"/>
          <w:sz w:val="21"/>
          <w:szCs w:val="21"/>
          <w:lang w:val="en-US" w:eastAsia="zh-CN"/>
          <w:rPrChange w:id="62" w:author="Lyon BIAN" w:date="2025-01-29T21:02:00Z" w16du:dateUtc="2025-01-29T13:02:00Z">
            <w:rPr>
              <w:rFonts w:hint="eastAsia"/>
              <w:sz w:val="21"/>
              <w:szCs w:val="21"/>
              <w:lang w:val="en-US" w:eastAsia="zh-CN"/>
            </w:rPr>
          </w:rPrChange>
        </w:rPr>
        <w:t>：</w:t>
      </w:r>
    </w:p>
    <w:p w14:paraId="1C65F9FA" w14:textId="1E290E9A" w:rsidR="00B768C3"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Change w:id="63" w:author="Lyon BIAN" w:date="2025-01-29T21:02:00Z" w16du:dateUtc="2025-01-29T13:02:00Z">
            <w:rPr>
              <w:rFonts w:ascii="宋体" w:eastAsia="宋体" w:hAnsi="宋体"/>
              <w:sz w:val="21"/>
              <w:szCs w:val="21"/>
              <w:lang w:eastAsia="zh-CN"/>
            </w:rPr>
          </w:rPrChange>
        </w:rPr>
      </w:pPr>
      <w:r w:rsidRPr="00AA5701">
        <w:rPr>
          <w:rFonts w:asciiTheme="minorEastAsia" w:hAnsiTheme="minorEastAsia" w:cstheme="minorBidi"/>
          <w:kern w:val="2"/>
          <w:sz w:val="21"/>
          <w:szCs w:val="21"/>
          <w:lang w:val="en-US" w:eastAsia="zh-CN"/>
          <w:rPrChange w:id="64" w:author="Lyon BIAN" w:date="2025-01-29T21:02:00Z" w16du:dateUtc="2025-01-29T13:02:00Z">
            <w:rPr>
              <w:rFonts w:ascii="宋体" w:eastAsia="宋体" w:hAnsi="宋体"/>
              <w:sz w:val="21"/>
              <w:szCs w:val="21"/>
              <w:lang w:val="en-US" w:eastAsia="zh-CN"/>
            </w:rPr>
          </w:rPrChange>
        </w:rPr>
        <w:t>操作系统：</w:t>
      </w:r>
      <w:r w:rsidRPr="00AA5701">
        <w:rPr>
          <w:rFonts w:ascii="Times New Roman" w:hAnsi="Times New Roman" w:cs="Times New Roman"/>
          <w:kern w:val="2"/>
          <w:sz w:val="21"/>
          <w:szCs w:val="21"/>
          <w:lang w:val="en-US" w:eastAsia="zh-CN"/>
          <w:rPrChange w:id="65" w:author="Lyon BIAN" w:date="2025-01-29T21:02:00Z" w16du:dateUtc="2025-01-29T13:02:00Z">
            <w:rPr>
              <w:rFonts w:ascii="宋体" w:eastAsia="宋体" w:hAnsi="宋体"/>
              <w:sz w:val="21"/>
              <w:szCs w:val="21"/>
              <w:lang w:val="en-US" w:eastAsia="zh-CN"/>
            </w:rPr>
          </w:rPrChange>
        </w:rPr>
        <w:t>Windows/Linux/MacOS</w:t>
      </w:r>
      <w:r w:rsidRPr="00AA5701">
        <w:rPr>
          <w:rFonts w:asciiTheme="minorEastAsia" w:hAnsiTheme="minorEastAsia" w:cstheme="minorBidi"/>
          <w:kern w:val="2"/>
          <w:sz w:val="21"/>
          <w:szCs w:val="21"/>
          <w:lang w:val="en-US" w:eastAsia="zh-CN"/>
          <w:rPrChange w:id="66" w:author="Lyon BIAN" w:date="2025-01-29T21:02:00Z" w16du:dateUtc="2025-01-29T13:02:00Z">
            <w:rPr>
              <w:rFonts w:ascii="宋体" w:eastAsia="宋体" w:hAnsi="宋体"/>
              <w:sz w:val="21"/>
              <w:szCs w:val="21"/>
              <w:lang w:val="en-US" w:eastAsia="zh-CN"/>
            </w:rPr>
          </w:rPrChange>
        </w:rPr>
        <w:t xml:space="preserve"> </w:t>
      </w:r>
    </w:p>
    <w:p w14:paraId="00020A24" w14:textId="7BD88853" w:rsidR="00B768C3"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Change w:id="67" w:author="Lyon BIAN" w:date="2025-01-29T21:02:00Z" w16du:dateUtc="2025-01-29T13:02:00Z">
            <w:rPr>
              <w:rFonts w:ascii="宋体" w:eastAsia="宋体" w:hAnsi="宋体"/>
              <w:sz w:val="21"/>
              <w:szCs w:val="21"/>
              <w:lang w:eastAsia="zh-CN"/>
            </w:rPr>
          </w:rPrChange>
        </w:rPr>
      </w:pPr>
      <w:r w:rsidRPr="00AA5701">
        <w:rPr>
          <w:rFonts w:ascii="Times New Roman" w:hAnsi="Times New Roman" w:cs="Times New Roman"/>
          <w:kern w:val="2"/>
          <w:sz w:val="21"/>
          <w:szCs w:val="21"/>
          <w:lang w:val="en-US" w:eastAsia="zh-CN"/>
          <w:rPrChange w:id="68" w:author="Lyon BIAN" w:date="2025-01-29T21:02:00Z" w16du:dateUtc="2025-01-29T13:02:00Z">
            <w:rPr>
              <w:rFonts w:ascii="宋体" w:eastAsia="宋体" w:hAnsi="宋体"/>
              <w:sz w:val="21"/>
              <w:szCs w:val="21"/>
              <w:lang w:val="en-US" w:eastAsia="zh-CN"/>
            </w:rPr>
          </w:rPrChange>
        </w:rPr>
        <w:t>Node.js</w:t>
      </w:r>
      <w:r w:rsidRPr="00AA5701">
        <w:rPr>
          <w:rFonts w:asciiTheme="minorEastAsia" w:hAnsiTheme="minorEastAsia" w:cstheme="minorBidi"/>
          <w:kern w:val="2"/>
          <w:sz w:val="21"/>
          <w:szCs w:val="21"/>
          <w:lang w:val="en-US" w:eastAsia="zh-CN"/>
          <w:rPrChange w:id="69" w:author="Lyon BIAN" w:date="2025-01-29T21:02:00Z" w16du:dateUtc="2025-01-29T13:02:00Z">
            <w:rPr>
              <w:rFonts w:ascii="宋体" w:eastAsia="宋体" w:hAnsi="宋体"/>
              <w:sz w:val="21"/>
              <w:szCs w:val="21"/>
              <w:lang w:val="en-US" w:eastAsia="zh-CN"/>
            </w:rPr>
          </w:rPrChange>
        </w:rPr>
        <w:t xml:space="preserve">版本：16.0.0及以上 </w:t>
      </w:r>
    </w:p>
    <w:p w14:paraId="0B5D47E5" w14:textId="344EC030" w:rsidR="00B768C3"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Change w:id="70" w:author="Lyon BIAN" w:date="2025-01-29T21:02:00Z" w16du:dateUtc="2025-01-29T13:02:00Z">
            <w:rPr>
              <w:rFonts w:ascii="宋体" w:eastAsia="宋体" w:hAnsi="宋体"/>
              <w:sz w:val="21"/>
              <w:szCs w:val="21"/>
              <w:lang w:eastAsia="zh-CN"/>
            </w:rPr>
          </w:rPrChange>
        </w:rPr>
      </w:pPr>
      <w:r w:rsidRPr="00AA5701">
        <w:rPr>
          <w:rFonts w:asciiTheme="minorEastAsia" w:hAnsiTheme="minorEastAsia" w:cstheme="minorBidi"/>
          <w:kern w:val="2"/>
          <w:sz w:val="21"/>
          <w:szCs w:val="21"/>
          <w:lang w:val="en-US" w:eastAsia="zh-CN"/>
          <w:rPrChange w:id="71" w:author="Lyon BIAN" w:date="2025-01-29T21:02:00Z" w16du:dateUtc="2025-01-29T13:02:00Z">
            <w:rPr>
              <w:rFonts w:ascii="宋体" w:eastAsia="宋体" w:hAnsi="宋体"/>
              <w:sz w:val="21"/>
              <w:szCs w:val="21"/>
              <w:lang w:val="en-US" w:eastAsia="zh-CN"/>
            </w:rPr>
          </w:rPrChange>
        </w:rPr>
        <w:t>包管理工具：</w:t>
      </w:r>
      <w:r w:rsidRPr="00AA5701">
        <w:rPr>
          <w:rFonts w:ascii="Times New Roman" w:hAnsi="Times New Roman" w:cs="Times New Roman"/>
          <w:kern w:val="2"/>
          <w:sz w:val="21"/>
          <w:szCs w:val="21"/>
          <w:lang w:val="en-US" w:eastAsia="zh-CN"/>
          <w:rPrChange w:id="72" w:author="Lyon BIAN" w:date="2025-01-29T21:02:00Z" w16du:dateUtc="2025-01-29T13:02:00Z">
            <w:rPr>
              <w:rFonts w:ascii="宋体" w:eastAsia="宋体" w:hAnsi="宋体"/>
              <w:sz w:val="21"/>
              <w:szCs w:val="21"/>
              <w:lang w:val="en-US" w:eastAsia="zh-CN"/>
            </w:rPr>
          </w:rPrChange>
        </w:rPr>
        <w:t>npm</w:t>
      </w:r>
      <w:r w:rsidRPr="00AA5701">
        <w:rPr>
          <w:rFonts w:asciiTheme="minorEastAsia" w:hAnsiTheme="minorEastAsia" w:cstheme="minorBidi"/>
          <w:kern w:val="2"/>
          <w:sz w:val="21"/>
          <w:szCs w:val="21"/>
          <w:lang w:val="en-US" w:eastAsia="zh-CN"/>
          <w:rPrChange w:id="73" w:author="Lyon BIAN" w:date="2025-01-29T21:02:00Z" w16du:dateUtc="2025-01-29T13:02:00Z">
            <w:rPr>
              <w:rFonts w:ascii="宋体" w:eastAsia="宋体" w:hAnsi="宋体"/>
              <w:sz w:val="21"/>
              <w:szCs w:val="21"/>
              <w:lang w:val="en-US" w:eastAsia="zh-CN"/>
            </w:rPr>
          </w:rPrChange>
        </w:rPr>
        <w:t xml:space="preserve"> 8.0.0及以上或</w:t>
      </w:r>
      <w:r w:rsidRPr="00AA5701">
        <w:rPr>
          <w:rFonts w:ascii="Times New Roman" w:hAnsi="Times New Roman" w:cs="Times New Roman"/>
          <w:kern w:val="2"/>
          <w:sz w:val="21"/>
          <w:szCs w:val="21"/>
          <w:lang w:val="en-US" w:eastAsia="zh-CN"/>
          <w:rPrChange w:id="74" w:author="Lyon BIAN" w:date="2025-01-29T21:02:00Z" w16du:dateUtc="2025-01-29T13:02:00Z">
            <w:rPr>
              <w:rFonts w:ascii="宋体" w:eastAsia="宋体" w:hAnsi="宋体"/>
              <w:sz w:val="21"/>
              <w:szCs w:val="21"/>
              <w:lang w:val="en-US" w:eastAsia="zh-CN"/>
            </w:rPr>
          </w:rPrChange>
        </w:rPr>
        <w:t xml:space="preserve">yarn </w:t>
      </w:r>
    </w:p>
    <w:p w14:paraId="7EE7CDB2" w14:textId="5F179E31" w:rsidR="00B768C3"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Change w:id="75" w:author="Lyon BIAN" w:date="2025-01-29T21:02:00Z" w16du:dateUtc="2025-01-29T13:02:00Z">
            <w:rPr>
              <w:rFonts w:ascii="宋体" w:eastAsia="宋体" w:hAnsi="宋体"/>
              <w:sz w:val="21"/>
              <w:szCs w:val="21"/>
              <w:lang w:eastAsia="zh-CN"/>
            </w:rPr>
          </w:rPrChange>
        </w:rPr>
      </w:pPr>
      <w:r w:rsidRPr="00AA5701">
        <w:rPr>
          <w:rFonts w:asciiTheme="minorEastAsia" w:hAnsiTheme="minorEastAsia" w:cstheme="minorBidi"/>
          <w:kern w:val="2"/>
          <w:sz w:val="21"/>
          <w:szCs w:val="21"/>
          <w:lang w:val="en-US" w:eastAsia="zh-CN"/>
          <w:rPrChange w:id="76" w:author="Lyon BIAN" w:date="2025-01-29T21:02:00Z" w16du:dateUtc="2025-01-29T13:02:00Z">
            <w:rPr>
              <w:rFonts w:ascii="宋体" w:eastAsia="宋体" w:hAnsi="宋体"/>
              <w:sz w:val="21"/>
              <w:szCs w:val="21"/>
              <w:lang w:val="en-US" w:eastAsia="zh-CN"/>
            </w:rPr>
          </w:rPrChange>
        </w:rPr>
        <w:t>开发工具：</w:t>
      </w:r>
      <w:r w:rsidRPr="00AA5701">
        <w:rPr>
          <w:rFonts w:ascii="Times New Roman" w:hAnsi="Times New Roman" w:cs="Times New Roman"/>
          <w:kern w:val="2"/>
          <w:sz w:val="21"/>
          <w:szCs w:val="21"/>
          <w:lang w:val="en-US" w:eastAsia="zh-CN"/>
          <w:rPrChange w:id="77" w:author="Lyon BIAN" w:date="2025-01-29T21:02:00Z" w16du:dateUtc="2025-01-29T13:02:00Z">
            <w:rPr>
              <w:rFonts w:ascii="宋体" w:eastAsia="宋体" w:hAnsi="宋体"/>
              <w:sz w:val="21"/>
              <w:szCs w:val="21"/>
              <w:lang w:val="en-US" w:eastAsia="zh-CN"/>
            </w:rPr>
          </w:rPrChange>
        </w:rPr>
        <w:t>VS Code</w:t>
      </w:r>
      <w:r w:rsidRPr="00AA5701">
        <w:rPr>
          <w:rFonts w:asciiTheme="minorEastAsia" w:hAnsiTheme="minorEastAsia" w:cstheme="minorBidi"/>
          <w:kern w:val="2"/>
          <w:sz w:val="21"/>
          <w:szCs w:val="21"/>
          <w:lang w:val="en-US" w:eastAsia="zh-CN"/>
          <w:rPrChange w:id="78" w:author="Lyon BIAN" w:date="2025-01-29T21:02:00Z" w16du:dateUtc="2025-01-29T13:02:00Z">
            <w:rPr>
              <w:rFonts w:ascii="宋体" w:eastAsia="宋体" w:hAnsi="宋体"/>
              <w:sz w:val="21"/>
              <w:szCs w:val="21"/>
              <w:lang w:val="en-US" w:eastAsia="zh-CN"/>
            </w:rPr>
          </w:rPrChange>
        </w:rPr>
        <w:t xml:space="preserve">（推荐） </w:t>
      </w:r>
    </w:p>
    <w:p w14:paraId="35BEFEB5" w14:textId="41572D12" w:rsidR="005467BF" w:rsidRPr="00AA5701" w:rsidRDefault="005467BF">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Change w:id="79" w:author="Lyon BIAN" w:date="2025-01-29T21:02:00Z" w16du:dateUtc="2025-01-29T13:02:00Z">
            <w:rPr>
              <w:rFonts w:ascii="宋体" w:eastAsia="宋体" w:hAnsi="宋体"/>
              <w:sz w:val="21"/>
              <w:szCs w:val="21"/>
              <w:lang w:val="en-US" w:eastAsia="zh-CN"/>
            </w:rPr>
          </w:rPrChange>
        </w:rPr>
        <w:t>浏览器：</w:t>
      </w:r>
      <w:r w:rsidRPr="00AA5701">
        <w:rPr>
          <w:rFonts w:ascii="Times New Roman" w:hAnsi="Times New Roman" w:cs="Times New Roman"/>
          <w:kern w:val="2"/>
          <w:sz w:val="21"/>
          <w:szCs w:val="21"/>
          <w:lang w:val="en-US" w:eastAsia="zh-CN"/>
          <w:rPrChange w:id="80" w:author="Lyon BIAN" w:date="2025-01-29T21:02:00Z" w16du:dateUtc="2025-01-29T13:02:00Z">
            <w:rPr>
              <w:rFonts w:ascii="宋体" w:eastAsia="宋体" w:hAnsi="宋体"/>
              <w:sz w:val="21"/>
              <w:szCs w:val="21"/>
              <w:lang w:val="en-US" w:eastAsia="zh-CN"/>
            </w:rPr>
          </w:rPrChange>
        </w:rPr>
        <w:t>Chrome/Firefox/Safari</w:t>
      </w:r>
      <w:r w:rsidRPr="00AA5701">
        <w:rPr>
          <w:rFonts w:asciiTheme="minorEastAsia" w:hAnsiTheme="minorEastAsia" w:cstheme="minorBidi"/>
          <w:kern w:val="2"/>
          <w:sz w:val="21"/>
          <w:szCs w:val="21"/>
          <w:lang w:val="en-US" w:eastAsia="zh-CN"/>
          <w:rPrChange w:id="81" w:author="Lyon BIAN" w:date="2025-01-29T21:02:00Z" w16du:dateUtc="2025-01-29T13:02:00Z">
            <w:rPr>
              <w:rFonts w:ascii="宋体" w:eastAsia="宋体" w:hAnsi="宋体"/>
              <w:sz w:val="21"/>
              <w:szCs w:val="21"/>
              <w:lang w:val="en-US" w:eastAsia="zh-CN"/>
            </w:rPr>
          </w:rPrChange>
        </w:rPr>
        <w:t>等现代浏览器</w:t>
      </w:r>
    </w:p>
    <w:p w14:paraId="0D849C87" w14:textId="77777777" w:rsidR="00B768C3" w:rsidRPr="00F7474C" w:rsidRDefault="00B768C3" w:rsidP="00B768C3">
      <w:pPr>
        <w:widowControl w:val="0"/>
        <w:spacing w:afterLines="50"/>
        <w:ind w:firstLineChars="200" w:firstLine="480"/>
        <w:jc w:val="both"/>
        <w:rPr>
          <w:rFonts w:asciiTheme="minorEastAsia" w:hAnsiTheme="minorEastAsia" w:cstheme="minorBidi"/>
          <w:kern w:val="2"/>
          <w:sz w:val="24"/>
          <w:szCs w:val="24"/>
          <w:lang w:val="en-US" w:eastAsia="zh-CN"/>
          <w:rPrChange w:id="82" w:author="Lyon BIAN" w:date="2025-01-29T21:02:00Z" w16du:dateUtc="2025-01-29T13:02:00Z">
            <w:rPr>
              <w:rFonts w:ascii="宋体" w:eastAsia="宋体" w:hAnsi="宋体"/>
              <w:sz w:val="21"/>
              <w:szCs w:val="21"/>
              <w:lang w:eastAsia="zh-CN"/>
            </w:rPr>
          </w:rPrChange>
        </w:rPr>
      </w:pPr>
    </w:p>
    <w:p w14:paraId="44E3F30F" w14:textId="4E273E50" w:rsidR="00B768C3" w:rsidRPr="00AA5701" w:rsidRDefault="005467BF" w:rsidP="00B768C3">
      <w:pPr>
        <w:widowControl w:val="0"/>
        <w:spacing w:afterLines="50"/>
        <w:jc w:val="both"/>
        <w:rPr>
          <w:rFonts w:asciiTheme="minorEastAsia" w:hAnsiTheme="minorEastAsia" w:cstheme="minorBidi"/>
          <w:b/>
          <w:kern w:val="2"/>
          <w:sz w:val="21"/>
          <w:szCs w:val="21"/>
          <w:lang w:val="en-US" w:eastAsia="zh-CN"/>
        </w:rPr>
      </w:pPr>
      <w:r w:rsidRPr="00AA5701">
        <w:rPr>
          <w:rFonts w:asciiTheme="minorEastAsia" w:hAnsiTheme="minorEastAsia" w:cstheme="minorBidi" w:hint="eastAsia"/>
          <w:b/>
          <w:kern w:val="2"/>
          <w:sz w:val="21"/>
          <w:szCs w:val="21"/>
          <w:lang w:val="en-US" w:eastAsia="zh-CN"/>
        </w:rPr>
        <w:t>后端环境要求：</w:t>
      </w:r>
    </w:p>
    <w:p w14:paraId="17A842DC" w14:textId="658517CC" w:rsidR="005467BF"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操作系统：</w:t>
      </w:r>
      <w:r w:rsidRPr="00AA5701">
        <w:rPr>
          <w:rFonts w:ascii="Times New Roman" w:hAnsi="Times New Roman" w:cs="Times New Roman"/>
          <w:kern w:val="2"/>
          <w:sz w:val="21"/>
          <w:szCs w:val="21"/>
          <w:lang w:val="en-US" w:eastAsia="zh-CN"/>
        </w:rPr>
        <w:t xml:space="preserve">Windows/Linux/MacOS </w:t>
      </w:r>
    </w:p>
    <w:p w14:paraId="46E30E3C" w14:textId="77777777" w:rsidR="005467BF"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imes New Roman" w:hAnsi="Times New Roman" w:cs="Times New Roman"/>
          <w:kern w:val="2"/>
          <w:sz w:val="21"/>
          <w:szCs w:val="21"/>
          <w:lang w:val="en-US" w:eastAsia="zh-CN"/>
        </w:rPr>
        <w:t>Python</w:t>
      </w:r>
      <w:r w:rsidRPr="00AA5701">
        <w:rPr>
          <w:rFonts w:asciiTheme="minorEastAsia" w:hAnsiTheme="minorEastAsia" w:cstheme="minorBidi"/>
          <w:kern w:val="2"/>
          <w:sz w:val="21"/>
          <w:szCs w:val="21"/>
          <w:lang w:val="en-US" w:eastAsia="zh-CN"/>
        </w:rPr>
        <w:t xml:space="preserve">版本：3.8及以上 </w:t>
      </w:r>
    </w:p>
    <w:p w14:paraId="4F6623A3" w14:textId="31AFF8A8" w:rsidR="005467BF"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数据库：</w:t>
      </w:r>
      <w:r w:rsidRPr="00AA5701">
        <w:rPr>
          <w:rFonts w:ascii="Times New Roman" w:hAnsi="Times New Roman" w:cs="Times New Roman"/>
          <w:kern w:val="2"/>
          <w:sz w:val="21"/>
          <w:szCs w:val="21"/>
          <w:lang w:val="en-US" w:eastAsia="zh-CN"/>
        </w:rPr>
        <w:t>MySQL</w:t>
      </w:r>
      <w:r w:rsidRPr="00AA5701">
        <w:rPr>
          <w:rFonts w:asciiTheme="minorEastAsia" w:hAnsiTheme="minorEastAsia" w:cstheme="minorBidi"/>
          <w:kern w:val="2"/>
          <w:sz w:val="21"/>
          <w:szCs w:val="21"/>
          <w:lang w:val="en-US" w:eastAsia="zh-CN"/>
        </w:rPr>
        <w:t xml:space="preserve"> 5.7及以上 </w:t>
      </w:r>
    </w:p>
    <w:p w14:paraId="5CCF9FA3" w14:textId="325A80F1" w:rsidR="005467BF"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开发工具：</w:t>
      </w:r>
      <w:r w:rsidRPr="00AA5701">
        <w:rPr>
          <w:rFonts w:ascii="Times New Roman" w:hAnsi="Times New Roman" w:cs="Times New Roman"/>
          <w:kern w:val="2"/>
          <w:sz w:val="21"/>
          <w:szCs w:val="21"/>
          <w:lang w:val="en-US" w:eastAsia="zh-CN"/>
        </w:rPr>
        <w:t>PyCharm</w:t>
      </w:r>
      <w:r w:rsidRPr="00AA5701">
        <w:rPr>
          <w:rFonts w:asciiTheme="minorEastAsia" w:hAnsiTheme="minorEastAsia" w:cstheme="minorBidi"/>
          <w:kern w:val="2"/>
          <w:sz w:val="21"/>
          <w:szCs w:val="21"/>
          <w:lang w:val="en-US" w:eastAsia="zh-CN"/>
        </w:rPr>
        <w:t>（推荐）或</w:t>
      </w:r>
      <w:r w:rsidRPr="00AA5701">
        <w:rPr>
          <w:rFonts w:ascii="Times New Roman" w:hAnsi="Times New Roman" w:cs="Times New Roman"/>
          <w:kern w:val="2"/>
          <w:sz w:val="21"/>
          <w:szCs w:val="21"/>
          <w:lang w:val="en-US" w:eastAsia="zh-CN"/>
        </w:rPr>
        <w:t>VS Code</w:t>
      </w:r>
    </w:p>
    <w:p w14:paraId="22D7FFC3" w14:textId="77777777" w:rsidR="005467BF" w:rsidRDefault="005467BF" w:rsidP="005467BF">
      <w:pPr>
        <w:pStyle w:val="Text"/>
        <w:rPr>
          <w:rFonts w:ascii="宋体" w:eastAsia="宋体" w:hAnsi="宋体"/>
          <w:sz w:val="21"/>
          <w:szCs w:val="21"/>
          <w:lang w:val="de-DE" w:eastAsia="zh-CN"/>
        </w:rPr>
      </w:pPr>
    </w:p>
    <w:p w14:paraId="498E3A5C" w14:textId="313CD026" w:rsidR="005467BF" w:rsidRDefault="005467BF" w:rsidP="005467BF">
      <w:pPr>
        <w:pStyle w:val="2"/>
        <w:spacing w:line="360" w:lineRule="auto"/>
        <w:rPr>
          <w:rFonts w:asciiTheme="minorEastAsia" w:hAnsiTheme="minorEastAsia" w:cstheme="minorEastAsia"/>
          <w:lang w:eastAsia="zh-CN"/>
        </w:rPr>
      </w:pPr>
      <w:bookmarkStart w:id="83" w:name="_Toc188283649"/>
      <w:r>
        <w:rPr>
          <w:rFonts w:asciiTheme="minorEastAsia" w:hAnsiTheme="minorEastAsia" w:cstheme="minorEastAsia" w:hint="eastAsia"/>
          <w:lang w:eastAsia="zh-CN"/>
        </w:rPr>
        <w:t>安装步骤</w:t>
      </w:r>
      <w:bookmarkEnd w:id="83"/>
    </w:p>
    <w:p w14:paraId="462A689D" w14:textId="629CB069" w:rsidR="005467BF" w:rsidRPr="00AA5701" w:rsidRDefault="005467BF" w:rsidP="00B768C3">
      <w:pPr>
        <w:widowControl w:val="0"/>
        <w:spacing w:afterLines="50"/>
        <w:jc w:val="both"/>
        <w:rPr>
          <w:rFonts w:asciiTheme="minorEastAsia" w:hAnsiTheme="minorEastAsia" w:cstheme="minorBidi"/>
          <w:b/>
          <w:kern w:val="2"/>
          <w:sz w:val="21"/>
          <w:szCs w:val="21"/>
          <w:lang w:val="en-US" w:eastAsia="zh-CN"/>
        </w:rPr>
      </w:pPr>
      <w:r w:rsidRPr="00AA5701">
        <w:rPr>
          <w:rFonts w:asciiTheme="minorEastAsia" w:hAnsiTheme="minorEastAsia" w:cstheme="minorBidi" w:hint="eastAsia"/>
          <w:b/>
          <w:kern w:val="2"/>
          <w:sz w:val="21"/>
          <w:szCs w:val="21"/>
          <w:lang w:val="en-US" w:eastAsia="zh-CN"/>
        </w:rPr>
        <w:t>前端安装：</w:t>
      </w:r>
    </w:p>
    <w:p w14:paraId="2F5B7341" w14:textId="77777777" w:rsidR="005467BF"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安装</w:t>
      </w:r>
      <w:r w:rsidRPr="00AA5701">
        <w:rPr>
          <w:rFonts w:ascii="Times New Roman" w:hAnsi="Times New Roman" w:cs="Times New Roman"/>
          <w:kern w:val="2"/>
          <w:sz w:val="21"/>
          <w:szCs w:val="21"/>
          <w:lang w:val="en-US" w:eastAsia="zh-CN"/>
        </w:rPr>
        <w:t>Node.js</w:t>
      </w:r>
      <w:r w:rsidRPr="00AA5701">
        <w:rPr>
          <w:rFonts w:asciiTheme="minorEastAsia" w:hAnsiTheme="minorEastAsia" w:cstheme="minorBidi"/>
          <w:kern w:val="2"/>
          <w:sz w:val="21"/>
          <w:szCs w:val="21"/>
          <w:lang w:val="en-US" w:eastAsia="zh-CN"/>
        </w:rPr>
        <w:t>环境</w:t>
      </w:r>
    </w:p>
    <w:p w14:paraId="6261529D" w14:textId="77777777" w:rsidR="005467BF"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克隆前端项目代码</w:t>
      </w:r>
    </w:p>
    <w:p w14:paraId="4AAB2E3F" w14:textId="544CE3DB" w:rsidR="005467BF"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在项目根目录执行依赖安装</w:t>
      </w:r>
    </w:p>
    <w:p w14:paraId="38B321F8" w14:textId="300C0F53" w:rsidR="00C6614C" w:rsidRPr="00AA5701" w:rsidRDefault="005467BF"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启动开发服务器</w:t>
      </w:r>
    </w:p>
    <w:p w14:paraId="483AABC0" w14:textId="41585181" w:rsidR="00C6614C" w:rsidRPr="00AA5701" w:rsidRDefault="00C6614C" w:rsidP="00B768C3">
      <w:pPr>
        <w:widowControl w:val="0"/>
        <w:spacing w:afterLines="50"/>
        <w:jc w:val="both"/>
        <w:rPr>
          <w:rFonts w:asciiTheme="minorEastAsia" w:hAnsiTheme="minorEastAsia" w:cstheme="minorBidi"/>
          <w:b/>
          <w:kern w:val="2"/>
          <w:sz w:val="21"/>
          <w:szCs w:val="21"/>
          <w:lang w:val="en-US" w:eastAsia="zh-CN"/>
        </w:rPr>
      </w:pPr>
      <w:r w:rsidRPr="00AA5701">
        <w:rPr>
          <w:rFonts w:asciiTheme="minorEastAsia" w:hAnsiTheme="minorEastAsia" w:cstheme="minorBidi" w:hint="eastAsia"/>
          <w:b/>
          <w:kern w:val="2"/>
          <w:sz w:val="21"/>
          <w:szCs w:val="21"/>
          <w:lang w:val="en-US" w:eastAsia="zh-CN"/>
        </w:rPr>
        <w:t>后端安装：</w:t>
      </w:r>
    </w:p>
    <w:p w14:paraId="00221BEF" w14:textId="77777777" w:rsidR="00C6614C" w:rsidRPr="00AA5701" w:rsidRDefault="00C6614C"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安装</w:t>
      </w:r>
      <w:r w:rsidRPr="00AA5701">
        <w:rPr>
          <w:rFonts w:ascii="Times New Roman" w:hAnsi="Times New Roman" w:cs="Times New Roman"/>
          <w:kern w:val="2"/>
          <w:sz w:val="21"/>
          <w:szCs w:val="21"/>
          <w:lang w:val="en-US" w:eastAsia="zh-CN"/>
        </w:rPr>
        <w:t>Python</w:t>
      </w:r>
      <w:r w:rsidRPr="00AA5701">
        <w:rPr>
          <w:rFonts w:asciiTheme="minorEastAsia" w:hAnsiTheme="minorEastAsia" w:cstheme="minorBidi"/>
          <w:kern w:val="2"/>
          <w:sz w:val="21"/>
          <w:szCs w:val="21"/>
          <w:lang w:val="en-US" w:eastAsia="zh-CN"/>
        </w:rPr>
        <w:t>环境</w:t>
      </w:r>
    </w:p>
    <w:p w14:paraId="379641EB" w14:textId="77777777" w:rsidR="00C6614C" w:rsidRPr="00AA5701" w:rsidRDefault="00C6614C"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创建并激活虚拟环境（建议）</w:t>
      </w:r>
    </w:p>
    <w:p w14:paraId="4EC558F7" w14:textId="6CADB646" w:rsidR="00C6614C" w:rsidRPr="00AA5701" w:rsidRDefault="00C6614C"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安装项目依赖</w:t>
      </w:r>
    </w:p>
    <w:p w14:paraId="1E792C9E" w14:textId="3BE8617F" w:rsidR="00C6614C" w:rsidRPr="00AA5701" w:rsidRDefault="00C6614C"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初始化数据库</w:t>
      </w:r>
    </w:p>
    <w:p w14:paraId="6094FE9E" w14:textId="6EE86FB2" w:rsidR="00C6614C" w:rsidRPr="00AA5701" w:rsidRDefault="00C6614C"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启动后端服务</w:t>
      </w:r>
    </w:p>
    <w:p w14:paraId="71AF2E9F" w14:textId="50C9E0A1" w:rsidR="00C6614C" w:rsidRDefault="00C6614C" w:rsidP="00C6614C">
      <w:pPr>
        <w:pStyle w:val="2"/>
        <w:spacing w:line="360" w:lineRule="auto"/>
        <w:rPr>
          <w:rFonts w:asciiTheme="minorEastAsia" w:hAnsiTheme="minorEastAsia" w:cstheme="minorEastAsia"/>
          <w:lang w:eastAsia="zh-CN"/>
        </w:rPr>
      </w:pPr>
      <w:bookmarkStart w:id="84" w:name="_Toc188283650"/>
      <w:r>
        <w:rPr>
          <w:rFonts w:asciiTheme="minorEastAsia" w:hAnsiTheme="minorEastAsia" w:cstheme="minorEastAsia" w:hint="eastAsia"/>
          <w:lang w:eastAsia="zh-CN"/>
        </w:rPr>
        <w:t>配置说明</w:t>
      </w:r>
      <w:bookmarkEnd w:id="84"/>
    </w:p>
    <w:p w14:paraId="2C20173E" w14:textId="791D05E4" w:rsidR="00C6614C" w:rsidRPr="00AA5701" w:rsidRDefault="00C6614C" w:rsidP="00B768C3">
      <w:pPr>
        <w:widowControl w:val="0"/>
        <w:spacing w:afterLines="50"/>
        <w:jc w:val="both"/>
        <w:rPr>
          <w:rFonts w:asciiTheme="minorEastAsia" w:hAnsiTheme="minorEastAsia" w:cstheme="minorBidi"/>
          <w:b/>
          <w:kern w:val="2"/>
          <w:sz w:val="21"/>
          <w:szCs w:val="21"/>
          <w:lang w:val="en-US" w:eastAsia="zh-CN"/>
        </w:rPr>
      </w:pPr>
      <w:r w:rsidRPr="00AA5701">
        <w:rPr>
          <w:rFonts w:asciiTheme="minorEastAsia" w:hAnsiTheme="minorEastAsia" w:cstheme="minorBidi" w:hint="eastAsia"/>
          <w:b/>
          <w:kern w:val="2"/>
          <w:sz w:val="21"/>
          <w:szCs w:val="21"/>
          <w:lang w:val="en-US" w:eastAsia="zh-CN"/>
        </w:rPr>
        <w:t>数据库配置：</w:t>
      </w:r>
    </w:p>
    <w:p w14:paraId="107A33BF" w14:textId="6C37C1E7" w:rsidR="00C6614C" w:rsidRPr="00AA5701" w:rsidRDefault="00C6614C"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配置</w:t>
      </w:r>
      <w:r w:rsidRPr="00AA5701">
        <w:rPr>
          <w:rFonts w:ascii="Times New Roman" w:hAnsi="Times New Roman" w:cs="Times New Roman"/>
          <w:kern w:val="2"/>
          <w:sz w:val="21"/>
          <w:szCs w:val="21"/>
          <w:lang w:val="en-US" w:eastAsia="zh-CN"/>
        </w:rPr>
        <w:t>MySQL</w:t>
      </w:r>
      <w:r w:rsidRPr="00AA5701">
        <w:rPr>
          <w:rFonts w:asciiTheme="minorEastAsia" w:hAnsiTheme="minorEastAsia" w:cstheme="minorBidi"/>
          <w:kern w:val="2"/>
          <w:sz w:val="21"/>
          <w:szCs w:val="21"/>
          <w:lang w:val="en-US" w:eastAsia="zh-CN"/>
        </w:rPr>
        <w:t xml:space="preserve">数据库连接信息 </w:t>
      </w:r>
    </w:p>
    <w:p w14:paraId="4B5917A4" w14:textId="4137E08C" w:rsidR="00C6614C" w:rsidRPr="00AA5701" w:rsidRDefault="00C6614C"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执行数据库迁移命令</w:t>
      </w:r>
    </w:p>
    <w:p w14:paraId="38CA4901" w14:textId="5CC046DF" w:rsidR="00C6614C" w:rsidRPr="00AA5701" w:rsidRDefault="00C6614C" w:rsidP="00B768C3">
      <w:pPr>
        <w:widowControl w:val="0"/>
        <w:spacing w:afterLines="50"/>
        <w:jc w:val="both"/>
        <w:rPr>
          <w:rFonts w:asciiTheme="minorEastAsia" w:hAnsiTheme="minorEastAsia" w:cstheme="minorBidi"/>
          <w:b/>
          <w:kern w:val="2"/>
          <w:sz w:val="21"/>
          <w:szCs w:val="21"/>
          <w:lang w:val="en-US" w:eastAsia="zh-CN"/>
        </w:rPr>
      </w:pPr>
      <w:r w:rsidRPr="00AA5701">
        <w:rPr>
          <w:rFonts w:asciiTheme="minorEastAsia" w:hAnsiTheme="minorEastAsia" w:cstheme="minorBidi" w:hint="eastAsia"/>
          <w:b/>
          <w:kern w:val="2"/>
          <w:sz w:val="21"/>
          <w:szCs w:val="21"/>
          <w:lang w:val="en-US" w:eastAsia="zh-CN"/>
        </w:rPr>
        <w:t>系统配置：</w:t>
      </w:r>
    </w:p>
    <w:p w14:paraId="2C4A29C1" w14:textId="76C0EB98" w:rsidR="00C6614C" w:rsidRPr="00AA5701" w:rsidRDefault="00C6614C"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lastRenderedPageBreak/>
        <w:t xml:space="preserve">配置后端服务端口（默认8000） </w:t>
      </w:r>
    </w:p>
    <w:p w14:paraId="34309EAA" w14:textId="091E4A95" w:rsidR="00C6614C" w:rsidRPr="00AA5701" w:rsidRDefault="00C6614C"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 xml:space="preserve">配置前端开发服务器端口（默认3000） </w:t>
      </w:r>
    </w:p>
    <w:p w14:paraId="4843B986" w14:textId="40B5B5A5" w:rsidR="00C6614C" w:rsidRPr="00AA5701" w:rsidRDefault="00C6614C"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配置</w:t>
      </w:r>
      <w:r w:rsidRPr="00AA5701">
        <w:rPr>
          <w:rFonts w:ascii="Times New Roman" w:hAnsi="Times New Roman" w:cs="Times New Roman"/>
          <w:kern w:val="2"/>
          <w:sz w:val="21"/>
          <w:szCs w:val="21"/>
          <w:lang w:val="en-US" w:eastAsia="zh-CN"/>
        </w:rPr>
        <w:t>API</w:t>
      </w:r>
      <w:r w:rsidRPr="00AA5701">
        <w:rPr>
          <w:rFonts w:asciiTheme="minorEastAsia" w:hAnsiTheme="minorEastAsia" w:cstheme="minorBidi"/>
          <w:kern w:val="2"/>
          <w:sz w:val="21"/>
          <w:szCs w:val="21"/>
          <w:lang w:val="en-US" w:eastAsia="zh-CN"/>
        </w:rPr>
        <w:t xml:space="preserve">接口地址 </w:t>
      </w:r>
    </w:p>
    <w:p w14:paraId="0F0C089A" w14:textId="29E2A42C" w:rsidR="00C6614C" w:rsidRPr="00AA5701" w:rsidRDefault="00C6614C"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配置用户认证相关参数</w:t>
      </w:r>
    </w:p>
    <w:p w14:paraId="2B44976C" w14:textId="77777777" w:rsidR="00C6614C" w:rsidRPr="005467BF" w:rsidRDefault="00C6614C" w:rsidP="00C6614C">
      <w:pPr>
        <w:pStyle w:val="Text"/>
        <w:rPr>
          <w:rFonts w:ascii="宋体" w:eastAsia="宋体" w:hAnsi="宋体"/>
          <w:sz w:val="21"/>
          <w:szCs w:val="21"/>
          <w:lang w:eastAsia="zh-CN"/>
        </w:rPr>
      </w:pPr>
    </w:p>
    <w:p w14:paraId="21775A61" w14:textId="77777777" w:rsidR="005467BF" w:rsidRPr="005467BF" w:rsidRDefault="005467BF" w:rsidP="005467BF">
      <w:pPr>
        <w:pStyle w:val="Text"/>
        <w:rPr>
          <w:rFonts w:ascii="宋体" w:eastAsia="宋体" w:hAnsi="宋体"/>
          <w:b/>
          <w:bCs/>
          <w:sz w:val="21"/>
          <w:szCs w:val="21"/>
          <w:lang w:val="de-DE" w:eastAsia="zh-CN"/>
        </w:rPr>
      </w:pPr>
    </w:p>
    <w:p w14:paraId="099A6DB8" w14:textId="77777777" w:rsidR="00AF6240" w:rsidRDefault="00000000" w:rsidP="00D90304">
      <w:pPr>
        <w:pStyle w:val="1"/>
        <w:pageBreakBefore/>
        <w:spacing w:line="360" w:lineRule="auto"/>
        <w:ind w:left="0" w:firstLine="0"/>
        <w:rPr>
          <w:rFonts w:asciiTheme="minorEastAsia" w:hAnsiTheme="minorEastAsia"/>
          <w:lang w:val="en-US" w:eastAsia="zh-CN"/>
        </w:rPr>
      </w:pPr>
      <w:bookmarkStart w:id="85" w:name="_Toc404516274"/>
      <w:bookmarkStart w:id="86" w:name="_Toc404516269"/>
      <w:bookmarkStart w:id="87" w:name="_Toc404516273"/>
      <w:bookmarkStart w:id="88" w:name="_Toc404516276"/>
      <w:bookmarkStart w:id="89" w:name="_Toc404516271"/>
      <w:bookmarkStart w:id="90" w:name="_Toc404516277"/>
      <w:bookmarkStart w:id="91" w:name="_Toc404516272"/>
      <w:bookmarkStart w:id="92" w:name="_Toc404516275"/>
      <w:bookmarkStart w:id="93" w:name="_Toc404516267"/>
      <w:bookmarkStart w:id="94" w:name="_Toc404516270"/>
      <w:bookmarkStart w:id="95" w:name="_Toc404516268"/>
      <w:bookmarkStart w:id="96" w:name="_Toc3659"/>
      <w:bookmarkStart w:id="97" w:name="_Toc2420"/>
      <w:bookmarkStart w:id="98" w:name="_Toc18887"/>
      <w:bookmarkStart w:id="99" w:name="_Toc927"/>
      <w:bookmarkStart w:id="100" w:name="_Toc25458"/>
      <w:bookmarkStart w:id="101" w:name="_Toc22902_WPSOffice_Level1"/>
      <w:bookmarkStart w:id="102" w:name="_Toc7192"/>
      <w:bookmarkStart w:id="103" w:name="_Toc23218"/>
      <w:bookmarkStart w:id="104" w:name="_Toc5493"/>
      <w:bookmarkStart w:id="105" w:name="_Toc188283651"/>
      <w:bookmarkStart w:id="106" w:name="_Toc6244"/>
      <w:bookmarkStart w:id="107" w:name="_Toc16958"/>
      <w:bookmarkStart w:id="108" w:name="_Toc16583"/>
      <w:bookmarkStart w:id="109" w:name="_Toc3426"/>
      <w:bookmarkStart w:id="110" w:name="_Toc7044"/>
      <w:bookmarkStart w:id="111" w:name="_Toc25878"/>
      <w:bookmarkStart w:id="112" w:name="_Toc7554"/>
      <w:bookmarkStart w:id="113" w:name="_Toc5376"/>
      <w:bookmarkStart w:id="114" w:name="_Toc22325"/>
      <w:bookmarkStart w:id="115" w:name="_Toc23594_WPSOffice_Level2"/>
      <w:bookmarkStart w:id="116" w:name="_Toc25155"/>
      <w:bookmarkStart w:id="117" w:name="_Toc27760"/>
      <w:bookmarkStart w:id="118" w:name="_Toc8870"/>
      <w:bookmarkStart w:id="119" w:name="_Toc878"/>
      <w:bookmarkStart w:id="120" w:name="_Toc23769"/>
      <w:bookmarkStart w:id="121" w:name="_Toc1821"/>
      <w:bookmarkStart w:id="122" w:name="_Toc14337"/>
      <w:bookmarkEnd w:id="85"/>
      <w:bookmarkEnd w:id="86"/>
      <w:bookmarkEnd w:id="87"/>
      <w:bookmarkEnd w:id="88"/>
      <w:bookmarkEnd w:id="89"/>
      <w:bookmarkEnd w:id="90"/>
      <w:bookmarkEnd w:id="91"/>
      <w:bookmarkEnd w:id="92"/>
      <w:bookmarkEnd w:id="93"/>
      <w:bookmarkEnd w:id="94"/>
      <w:bookmarkEnd w:id="95"/>
      <w:r>
        <w:rPr>
          <w:rFonts w:asciiTheme="minorEastAsia" w:hAnsiTheme="minorEastAsia" w:hint="eastAsia"/>
          <w:lang w:val="en-US" w:eastAsia="zh-CN"/>
        </w:rPr>
        <w:lastRenderedPageBreak/>
        <w:t>产品概述</w:t>
      </w:r>
      <w:bookmarkEnd w:id="96"/>
      <w:bookmarkEnd w:id="97"/>
      <w:bookmarkEnd w:id="98"/>
      <w:bookmarkEnd w:id="99"/>
      <w:bookmarkEnd w:id="100"/>
      <w:bookmarkEnd w:id="101"/>
      <w:bookmarkEnd w:id="102"/>
      <w:bookmarkEnd w:id="103"/>
      <w:bookmarkEnd w:id="104"/>
      <w:bookmarkEnd w:id="105"/>
    </w:p>
    <w:p w14:paraId="73337ABD" w14:textId="77777777" w:rsidR="00AF6240" w:rsidRDefault="00000000" w:rsidP="00D90304">
      <w:pPr>
        <w:pStyle w:val="2"/>
        <w:tabs>
          <w:tab w:val="clear" w:pos="432"/>
        </w:tabs>
        <w:spacing w:line="360" w:lineRule="auto"/>
        <w:rPr>
          <w:lang w:eastAsia="zh-CN"/>
        </w:rPr>
      </w:pPr>
      <w:bookmarkStart w:id="123" w:name="_Toc8829_WPSOffice_Level2"/>
      <w:bookmarkStart w:id="124" w:name="_Toc9097_WPSOffice_Level2"/>
      <w:bookmarkStart w:id="125" w:name="_Toc188283652"/>
      <w:bookmarkEnd w:id="106"/>
      <w:bookmarkEnd w:id="107"/>
      <w:bookmarkEnd w:id="108"/>
      <w:bookmarkEnd w:id="109"/>
      <w:bookmarkEnd w:id="110"/>
      <w:bookmarkEnd w:id="111"/>
      <w:bookmarkEnd w:id="112"/>
      <w:bookmarkEnd w:id="113"/>
      <w:r>
        <w:rPr>
          <w:rFonts w:hint="eastAsia"/>
          <w:lang w:eastAsia="zh-CN"/>
        </w:rPr>
        <w:t>系统架构</w:t>
      </w:r>
      <w:bookmarkEnd w:id="123"/>
      <w:bookmarkEnd w:id="124"/>
      <w:bookmarkEnd w:id="125"/>
    </w:p>
    <w:p w14:paraId="14AE917C" w14:textId="4C456B74" w:rsidR="00AF6240" w:rsidRPr="00AA5701" w:rsidRDefault="00B768C3" w:rsidP="00B768C3">
      <w:pPr>
        <w:widowControl w:val="0"/>
        <w:spacing w:afterLines="50"/>
        <w:ind w:firstLineChars="200" w:firstLine="420"/>
        <w:jc w:val="both"/>
        <w:rPr>
          <w:rFonts w:asciiTheme="minorEastAsia" w:hAnsiTheme="minorEastAsia" w:cstheme="minorBidi"/>
          <w:kern w:val="2"/>
          <w:sz w:val="21"/>
          <w:szCs w:val="21"/>
          <w:lang w:val="en-US" w:eastAsia="zh-CN"/>
        </w:rPr>
      </w:pPr>
      <w:r w:rsidRPr="00AA5701">
        <w:rPr>
          <w:rFonts w:asciiTheme="minorEastAsia" w:hAnsiTheme="minorEastAsia" w:cstheme="minorBidi"/>
          <w:kern w:val="2"/>
          <w:sz w:val="21"/>
          <w:szCs w:val="21"/>
          <w:lang w:val="en-US" w:eastAsia="zh-CN"/>
        </w:rPr>
        <w:t>这是一个典型的三层Web应用架构，由前端、后端和数据库组成：前端采用</w:t>
      </w:r>
      <w:r w:rsidRPr="00AA5701">
        <w:rPr>
          <w:rFonts w:ascii="Times New Roman" w:hAnsi="Times New Roman" w:cs="Times New Roman"/>
          <w:kern w:val="2"/>
          <w:sz w:val="21"/>
          <w:szCs w:val="21"/>
          <w:lang w:val="en-US" w:eastAsia="zh-CN"/>
        </w:rPr>
        <w:t>Vue.js</w:t>
      </w:r>
      <w:r w:rsidRPr="00AA5701">
        <w:rPr>
          <w:rFonts w:asciiTheme="minorEastAsia" w:hAnsiTheme="minorEastAsia" w:cstheme="minorBidi"/>
          <w:kern w:val="2"/>
          <w:sz w:val="21"/>
          <w:szCs w:val="21"/>
          <w:lang w:val="en-US" w:eastAsia="zh-CN"/>
        </w:rPr>
        <w:t>框架、</w:t>
      </w:r>
      <w:r w:rsidRPr="00AA5701">
        <w:rPr>
          <w:rFonts w:ascii="Times New Roman" w:hAnsi="Times New Roman" w:cs="Times New Roman"/>
          <w:kern w:val="2"/>
          <w:sz w:val="21"/>
          <w:szCs w:val="21"/>
          <w:lang w:val="en-US" w:eastAsia="zh-CN"/>
        </w:rPr>
        <w:t>Node.js</w:t>
      </w:r>
      <w:r w:rsidRPr="00AA5701">
        <w:rPr>
          <w:rFonts w:asciiTheme="minorEastAsia" w:hAnsiTheme="minorEastAsia" w:cstheme="minorBidi"/>
          <w:kern w:val="2"/>
          <w:sz w:val="21"/>
          <w:szCs w:val="21"/>
          <w:lang w:val="en-US" w:eastAsia="zh-CN"/>
        </w:rPr>
        <w:t>运行环境和</w:t>
      </w:r>
      <w:r w:rsidRPr="00AA5701">
        <w:rPr>
          <w:rFonts w:ascii="Times New Roman" w:hAnsi="Times New Roman" w:cs="Times New Roman"/>
          <w:kern w:val="2"/>
          <w:sz w:val="21"/>
          <w:szCs w:val="21"/>
          <w:lang w:val="en-US" w:eastAsia="zh-CN"/>
        </w:rPr>
        <w:t>Element-plus</w:t>
      </w:r>
      <w:r w:rsidRPr="00AA5701">
        <w:rPr>
          <w:rFonts w:asciiTheme="minorEastAsia" w:hAnsiTheme="minorEastAsia" w:cstheme="minorBidi"/>
          <w:kern w:val="2"/>
          <w:sz w:val="21"/>
          <w:szCs w:val="21"/>
          <w:lang w:val="en-US" w:eastAsia="zh-CN"/>
        </w:rPr>
        <w:t>组件库构建用户界面；后端实现O/R映射处理数据转换，使用</w:t>
      </w:r>
      <w:r w:rsidRPr="00AA5701">
        <w:rPr>
          <w:rFonts w:ascii="Times New Roman" w:hAnsi="Times New Roman" w:cs="Times New Roman"/>
          <w:kern w:val="2"/>
          <w:sz w:val="21"/>
          <w:szCs w:val="21"/>
          <w:lang w:val="en-US" w:eastAsia="zh-CN"/>
        </w:rPr>
        <w:t>JWT</w:t>
      </w:r>
      <w:r w:rsidRPr="00AA5701">
        <w:rPr>
          <w:rFonts w:asciiTheme="minorEastAsia" w:hAnsiTheme="minorEastAsia" w:cstheme="minorBidi"/>
          <w:kern w:val="2"/>
          <w:sz w:val="21"/>
          <w:szCs w:val="21"/>
          <w:lang w:val="en-US" w:eastAsia="zh-CN"/>
        </w:rPr>
        <w:t>管理用户认证，</w:t>
      </w:r>
      <w:r w:rsidRPr="00AA5701">
        <w:rPr>
          <w:rFonts w:ascii="Times New Roman" w:hAnsi="Times New Roman" w:cs="Times New Roman"/>
          <w:kern w:val="2"/>
          <w:sz w:val="21"/>
          <w:szCs w:val="21"/>
          <w:lang w:val="en-US" w:eastAsia="zh-CN"/>
        </w:rPr>
        <w:t>Redis</w:t>
      </w:r>
      <w:r w:rsidRPr="00AA5701">
        <w:rPr>
          <w:rFonts w:asciiTheme="minorEastAsia" w:hAnsiTheme="minorEastAsia" w:cstheme="minorBidi"/>
          <w:kern w:val="2"/>
          <w:sz w:val="21"/>
          <w:szCs w:val="21"/>
          <w:lang w:val="en-US" w:eastAsia="zh-CN"/>
        </w:rPr>
        <w:t>提供缓存服务；底层由</w:t>
      </w:r>
      <w:r w:rsidRPr="00AA5701">
        <w:rPr>
          <w:rFonts w:ascii="Times New Roman" w:hAnsi="Times New Roman" w:cs="Times New Roman"/>
          <w:kern w:val="2"/>
          <w:sz w:val="21"/>
          <w:szCs w:val="21"/>
          <w:lang w:val="en-US" w:eastAsia="zh-CN"/>
        </w:rPr>
        <w:t>MySQL</w:t>
      </w:r>
      <w:r w:rsidRPr="00AA5701">
        <w:rPr>
          <w:rFonts w:asciiTheme="minorEastAsia" w:hAnsiTheme="minorEastAsia" w:cstheme="minorBidi"/>
          <w:kern w:val="2"/>
          <w:sz w:val="21"/>
          <w:szCs w:val="21"/>
          <w:lang w:val="en-US" w:eastAsia="zh-CN"/>
        </w:rPr>
        <w:t>数据库支持数据持久化存储。整个架构实现了前后端分离的现代</w:t>
      </w:r>
      <w:r w:rsidRPr="00AA5701">
        <w:rPr>
          <w:rFonts w:ascii="Times New Roman" w:hAnsi="Times New Roman" w:cs="Times New Roman"/>
          <w:kern w:val="2"/>
          <w:sz w:val="21"/>
          <w:szCs w:val="21"/>
          <w:lang w:val="en-US" w:eastAsia="zh-CN"/>
        </w:rPr>
        <w:t>Web</w:t>
      </w:r>
      <w:r w:rsidRPr="00AA5701">
        <w:rPr>
          <w:rFonts w:asciiTheme="minorEastAsia" w:hAnsiTheme="minorEastAsia" w:cstheme="minorBidi"/>
          <w:kern w:val="2"/>
          <w:sz w:val="21"/>
          <w:szCs w:val="21"/>
          <w:lang w:val="en-US" w:eastAsia="zh-CN"/>
        </w:rPr>
        <w:t>应用设计模式，各层次通过定义的接口相互通信。</w:t>
      </w:r>
    </w:p>
    <w:p w14:paraId="081002A4" w14:textId="751D7E13" w:rsidR="00AF6240" w:rsidRDefault="00B72A3C" w:rsidP="00D90304">
      <w:pPr>
        <w:pStyle w:val="Text"/>
        <w:spacing w:line="360" w:lineRule="auto"/>
        <w:ind w:firstLine="420"/>
        <w:jc w:val="center"/>
        <w:rPr>
          <w:rFonts w:ascii="宋体" w:eastAsia="宋体" w:hAnsi="宋体" w:cs="宋体"/>
          <w:sz w:val="21"/>
          <w:szCs w:val="21"/>
          <w:lang w:eastAsia="zh-CN" w:bidi="ar"/>
        </w:rPr>
      </w:pPr>
      <w:r>
        <w:rPr>
          <w:noProof/>
          <w:sz w:val="28"/>
          <w:szCs w:val="28"/>
        </w:rPr>
        <w:drawing>
          <wp:inline distT="0" distB="0" distL="0" distR="0" wp14:anchorId="077A9DD6" wp14:editId="0605C2D5">
            <wp:extent cx="4038600" cy="5181600"/>
            <wp:effectExtent l="0" t="0" r="0" b="0"/>
            <wp:docPr id="15424339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38600" cy="5181600"/>
                    </a:xfrm>
                    <a:prstGeom prst="rect">
                      <a:avLst/>
                    </a:prstGeom>
                    <a:noFill/>
                    <a:ln>
                      <a:noFill/>
                    </a:ln>
                  </pic:spPr>
                </pic:pic>
              </a:graphicData>
            </a:graphic>
          </wp:inline>
        </w:drawing>
      </w:r>
    </w:p>
    <w:p w14:paraId="66AC3D5C" w14:textId="2590A1D8" w:rsidR="00AF6240" w:rsidRDefault="00BB7E52" w:rsidP="00D90304">
      <w:pPr>
        <w:pStyle w:val="Text"/>
        <w:spacing w:line="360" w:lineRule="auto"/>
        <w:jc w:val="center"/>
        <w:rPr>
          <w:rFonts w:ascii="仿宋" w:eastAsia="仿宋" w:hAnsi="仿宋" w:cs="仿宋"/>
          <w:b/>
          <w:bCs/>
          <w:sz w:val="21"/>
          <w:szCs w:val="21"/>
          <w:lang w:val="de-DE" w:eastAsia="zh-CN"/>
        </w:rPr>
      </w:pPr>
      <w:bookmarkStart w:id="126" w:name="_Toc5761_WPSOffice_Level3"/>
      <w:r>
        <w:rPr>
          <w:rFonts w:ascii="仿宋" w:eastAsia="仿宋" w:hAnsi="仿宋" w:cs="仿宋" w:hint="eastAsia"/>
          <w:b/>
          <w:bCs/>
          <w:sz w:val="21"/>
          <w:szCs w:val="21"/>
          <w:lang w:val="de-DE" w:eastAsia="zh-CN"/>
        </w:rPr>
        <w:t xml:space="preserve">      图</w:t>
      </w:r>
      <w:r>
        <w:rPr>
          <w:rFonts w:ascii="仿宋" w:eastAsia="仿宋" w:hAnsi="仿宋" w:cs="仿宋" w:hint="eastAsia"/>
          <w:b/>
          <w:bCs/>
          <w:sz w:val="21"/>
          <w:szCs w:val="21"/>
          <w:lang w:eastAsia="zh-CN"/>
        </w:rPr>
        <w:t xml:space="preserve"> </w:t>
      </w:r>
      <w:r w:rsidR="00FD1318">
        <w:rPr>
          <w:rFonts w:ascii="仿宋" w:eastAsia="仿宋" w:hAnsi="仿宋" w:cs="仿宋" w:hint="eastAsia"/>
          <w:b/>
          <w:bCs/>
          <w:sz w:val="21"/>
          <w:szCs w:val="21"/>
          <w:lang w:eastAsia="zh-CN"/>
        </w:rPr>
        <w:t>3</w:t>
      </w:r>
      <w:r>
        <w:rPr>
          <w:rFonts w:ascii="仿宋" w:eastAsia="仿宋" w:hAnsi="仿宋" w:cs="仿宋" w:hint="eastAsia"/>
          <w:b/>
          <w:bCs/>
          <w:sz w:val="21"/>
          <w:szCs w:val="21"/>
          <w:lang w:eastAsia="zh-CN"/>
        </w:rPr>
        <w:t>-1 系统架构图</w:t>
      </w:r>
      <w:bookmarkEnd w:id="126"/>
    </w:p>
    <w:p w14:paraId="78BAE0F0" w14:textId="77777777" w:rsidR="00AF6240" w:rsidRDefault="00000000" w:rsidP="00D90304">
      <w:pPr>
        <w:pStyle w:val="2"/>
        <w:spacing w:line="360" w:lineRule="auto"/>
        <w:rPr>
          <w:lang w:eastAsia="zh-CN"/>
        </w:rPr>
      </w:pPr>
      <w:bookmarkStart w:id="127" w:name="_Toc188283653"/>
      <w:r>
        <w:rPr>
          <w:rFonts w:hint="eastAsia"/>
          <w:lang w:eastAsia="zh-CN"/>
        </w:rPr>
        <w:t>模块描述</w:t>
      </w:r>
      <w:bookmarkEnd w:id="114"/>
      <w:bookmarkEnd w:id="115"/>
      <w:bookmarkEnd w:id="116"/>
      <w:bookmarkEnd w:id="117"/>
      <w:bookmarkEnd w:id="118"/>
      <w:bookmarkEnd w:id="119"/>
      <w:bookmarkEnd w:id="120"/>
      <w:bookmarkEnd w:id="121"/>
      <w:bookmarkEnd w:id="122"/>
      <w:bookmarkEnd w:id="127"/>
    </w:p>
    <w:p w14:paraId="283F2887" w14:textId="77777777" w:rsidR="00BB7E52" w:rsidRPr="00AA5701" w:rsidRDefault="00BB7E52" w:rsidP="008A42BF">
      <w:pPr>
        <w:pStyle w:val="aff7"/>
        <w:numPr>
          <w:ilvl w:val="0"/>
          <w:numId w:val="33"/>
        </w:numPr>
        <w:spacing w:before="100" w:beforeAutospacing="1" w:after="100" w:afterAutospacing="1" w:line="360" w:lineRule="auto"/>
        <w:rPr>
          <w:rFonts w:asciiTheme="minorEastAsia" w:hAnsiTheme="minorEastAsia" w:cstheme="minorEastAsia"/>
          <w:sz w:val="21"/>
          <w:szCs w:val="21"/>
          <w:lang w:eastAsia="zh-CN"/>
        </w:rPr>
      </w:pPr>
      <w:r w:rsidRPr="00AA5701">
        <w:rPr>
          <w:rFonts w:asciiTheme="minorEastAsia" w:hAnsiTheme="minorEastAsia" w:cstheme="minorEastAsia"/>
          <w:sz w:val="21"/>
          <w:szCs w:val="21"/>
          <w:lang w:eastAsia="zh-CN"/>
        </w:rPr>
        <w:t>模型管理模块</w:t>
      </w:r>
    </w:p>
    <w:p w14:paraId="3B464071" w14:textId="4BEB2A2F" w:rsidR="004C7444" w:rsidRPr="00AA5701" w:rsidRDefault="004C7444" w:rsidP="004C7444">
      <w:pPr>
        <w:pStyle w:val="aff7"/>
        <w:spacing w:before="100" w:beforeAutospacing="1" w:after="100" w:afterAutospacing="1" w:line="360" w:lineRule="auto"/>
        <w:ind w:left="440" w:firstLineChars="200" w:firstLine="420"/>
        <w:rPr>
          <w:rFonts w:asciiTheme="minorEastAsia" w:hAnsiTheme="minorEastAsia" w:cstheme="minorEastAsia"/>
          <w:sz w:val="21"/>
          <w:szCs w:val="21"/>
          <w:lang w:eastAsia="zh-CN"/>
        </w:rPr>
      </w:pPr>
      <w:r w:rsidRPr="00AA5701">
        <w:rPr>
          <w:rFonts w:asciiTheme="minorEastAsia" w:hAnsiTheme="minorEastAsia" w:cstheme="minorEastAsia"/>
          <w:sz w:val="21"/>
          <w:szCs w:val="21"/>
          <w:lang w:eastAsia="zh-CN"/>
        </w:rPr>
        <w:t>模型管理模块承担设备剩余寿命预测人工智能模型的管理与调用职能。该模块为用户提供系统内可用模型库的查询功能，呈现各模型的关键参数信息，包括模型标识符、训练数据集规格及预测精度指标等技术特征。模块支持用户自定义模型的导入功能，并允许将模型应用于设</w:t>
      </w:r>
      <w:r w:rsidRPr="00AA5701">
        <w:rPr>
          <w:rFonts w:asciiTheme="minorEastAsia" w:hAnsiTheme="minorEastAsia" w:cstheme="minorEastAsia"/>
          <w:sz w:val="21"/>
          <w:szCs w:val="21"/>
          <w:lang w:eastAsia="zh-CN"/>
        </w:rPr>
        <w:lastRenderedPageBreak/>
        <w:t>备数据的分析与寿命预测工作流程。通过标准化的REST架构接口实现前后端数据交互，该模块确保模型资源的高效管理与灵活调用，优化用户在预测分析领域的操作体验。</w:t>
      </w:r>
    </w:p>
    <w:p w14:paraId="7B420A43" w14:textId="77777777" w:rsidR="004C7444" w:rsidRPr="00AA5701" w:rsidRDefault="00BB7E52" w:rsidP="004C7444">
      <w:pPr>
        <w:pStyle w:val="aff7"/>
        <w:numPr>
          <w:ilvl w:val="0"/>
          <w:numId w:val="33"/>
        </w:numPr>
        <w:spacing w:before="100" w:beforeAutospacing="1" w:after="100" w:afterAutospacing="1" w:line="360" w:lineRule="auto"/>
        <w:rPr>
          <w:rFonts w:asciiTheme="minorEastAsia" w:hAnsiTheme="minorEastAsia" w:cstheme="minorEastAsia"/>
          <w:sz w:val="21"/>
          <w:szCs w:val="21"/>
          <w:lang w:eastAsia="zh-CN"/>
        </w:rPr>
      </w:pPr>
      <w:r w:rsidRPr="00AA5701">
        <w:rPr>
          <w:rFonts w:asciiTheme="minorEastAsia" w:hAnsiTheme="minorEastAsia" w:cstheme="minorEastAsia"/>
          <w:sz w:val="21"/>
          <w:szCs w:val="21"/>
          <w:lang w:eastAsia="zh-CN"/>
        </w:rPr>
        <w:t>数据处理模块</w:t>
      </w:r>
      <w:bookmarkStart w:id="128" w:name="_Hlk188972324"/>
    </w:p>
    <w:p w14:paraId="32386122" w14:textId="374F60D1" w:rsidR="00BB7E52" w:rsidRPr="00AA5701" w:rsidRDefault="00BB7E52" w:rsidP="004C7444">
      <w:pPr>
        <w:pStyle w:val="aff7"/>
        <w:spacing w:before="100" w:beforeAutospacing="1" w:after="100" w:afterAutospacing="1" w:line="360" w:lineRule="auto"/>
        <w:ind w:left="440" w:firstLineChars="200" w:firstLine="420"/>
        <w:rPr>
          <w:rFonts w:asciiTheme="minorEastAsia" w:hAnsiTheme="minorEastAsia" w:cstheme="minorEastAsia"/>
          <w:sz w:val="21"/>
          <w:szCs w:val="21"/>
          <w:lang w:eastAsia="zh-CN"/>
        </w:rPr>
      </w:pPr>
      <w:r w:rsidRPr="00AA5701">
        <w:rPr>
          <w:rFonts w:asciiTheme="minorEastAsia" w:hAnsiTheme="minorEastAsia" w:cstheme="minorEastAsia"/>
          <w:sz w:val="21"/>
          <w:szCs w:val="21"/>
          <w:lang w:eastAsia="zh-CN"/>
        </w:rPr>
        <w:t>数据处理模块</w:t>
      </w:r>
      <w:r w:rsidR="004C7444" w:rsidRPr="00AA5701">
        <w:rPr>
          <w:rFonts w:asciiTheme="minorEastAsia" w:hAnsiTheme="minorEastAsia" w:cstheme="minorEastAsia" w:hint="eastAsia"/>
          <w:sz w:val="21"/>
          <w:szCs w:val="21"/>
          <w:lang w:eastAsia="zh-CN"/>
        </w:rPr>
        <w:t>负责对用户上传的数据进行处理</w:t>
      </w:r>
      <w:r w:rsidRPr="00AA5701">
        <w:rPr>
          <w:rFonts w:asciiTheme="minorEastAsia" w:hAnsiTheme="minorEastAsia" w:cstheme="minorEastAsia"/>
          <w:sz w:val="21"/>
          <w:szCs w:val="21"/>
          <w:lang w:eastAsia="zh-CN"/>
        </w:rPr>
        <w:t>，并将其转换为</w:t>
      </w:r>
      <w:r w:rsidR="004C7444" w:rsidRPr="00AA5701">
        <w:rPr>
          <w:rFonts w:asciiTheme="minorEastAsia" w:hAnsiTheme="minorEastAsia" w:cstheme="minorEastAsia" w:hint="eastAsia"/>
          <w:sz w:val="21"/>
          <w:szCs w:val="21"/>
          <w:lang w:eastAsia="zh-CN"/>
        </w:rPr>
        <w:t>预测</w:t>
      </w:r>
      <w:r w:rsidRPr="00AA5701">
        <w:rPr>
          <w:rFonts w:asciiTheme="minorEastAsia" w:hAnsiTheme="minorEastAsia" w:cstheme="minorEastAsia"/>
          <w:sz w:val="21"/>
          <w:szCs w:val="21"/>
          <w:lang w:eastAsia="zh-CN"/>
        </w:rPr>
        <w:t>模型可接受的格式。模块包括数据清洗、预处理、特征提取等功能，确保数据符合预测模型的</w:t>
      </w:r>
      <w:r w:rsidR="004C7444" w:rsidRPr="00AA5701">
        <w:rPr>
          <w:rFonts w:asciiTheme="minorEastAsia" w:hAnsiTheme="minorEastAsia" w:cstheme="minorEastAsia" w:hint="eastAsia"/>
          <w:sz w:val="21"/>
          <w:szCs w:val="21"/>
          <w:lang w:eastAsia="zh-CN"/>
        </w:rPr>
        <w:t>输入</w:t>
      </w:r>
      <w:r w:rsidRPr="00AA5701">
        <w:rPr>
          <w:rFonts w:asciiTheme="minorEastAsia" w:hAnsiTheme="minorEastAsia" w:cstheme="minorEastAsia"/>
          <w:sz w:val="21"/>
          <w:szCs w:val="21"/>
          <w:lang w:eastAsia="zh-CN"/>
        </w:rPr>
        <w:t>要求。数据处理模块通过</w:t>
      </w:r>
      <w:r w:rsidRPr="00AA5701">
        <w:rPr>
          <w:rFonts w:ascii="Times New Roman" w:hAnsi="Times New Roman" w:cs="Times New Roman"/>
          <w:sz w:val="21"/>
          <w:szCs w:val="21"/>
          <w:lang w:eastAsia="zh-CN"/>
        </w:rPr>
        <w:t>Python</w:t>
      </w:r>
      <w:r w:rsidRPr="00AA5701">
        <w:rPr>
          <w:rFonts w:asciiTheme="minorEastAsia" w:hAnsiTheme="minorEastAsia" w:cstheme="minorEastAsia"/>
          <w:sz w:val="21"/>
          <w:szCs w:val="21"/>
          <w:lang w:eastAsia="zh-CN"/>
        </w:rPr>
        <w:t>编写，利用</w:t>
      </w:r>
      <w:r w:rsidRPr="00AA5701">
        <w:rPr>
          <w:rFonts w:ascii="Times New Roman" w:hAnsi="Times New Roman" w:cs="Times New Roman"/>
          <w:sz w:val="21"/>
          <w:szCs w:val="21"/>
          <w:lang w:eastAsia="zh-CN"/>
        </w:rPr>
        <w:t>Pandas</w:t>
      </w:r>
      <w:r w:rsidRPr="00AA5701">
        <w:rPr>
          <w:rFonts w:asciiTheme="minorEastAsia" w:hAnsiTheme="minorEastAsia" w:cstheme="minorEastAsia"/>
          <w:sz w:val="21"/>
          <w:szCs w:val="21"/>
          <w:lang w:eastAsia="zh-CN"/>
        </w:rPr>
        <w:t>和</w:t>
      </w:r>
      <w:r w:rsidRPr="00AA5701">
        <w:rPr>
          <w:rFonts w:ascii="Times New Roman" w:hAnsi="Times New Roman" w:cs="Times New Roman"/>
          <w:sz w:val="21"/>
          <w:szCs w:val="21"/>
          <w:lang w:eastAsia="zh-CN"/>
        </w:rPr>
        <w:t>NumPy</w:t>
      </w:r>
      <w:r w:rsidRPr="00AA5701">
        <w:rPr>
          <w:rFonts w:asciiTheme="minorEastAsia" w:hAnsiTheme="minorEastAsia" w:cstheme="minorEastAsia"/>
          <w:sz w:val="21"/>
          <w:szCs w:val="21"/>
          <w:lang w:eastAsia="zh-CN"/>
        </w:rPr>
        <w:t>等数据处理库进行高效的数据管理。处理后的数据将存储在数据库中，并可用于后续的寿命预测任务。</w:t>
      </w:r>
    </w:p>
    <w:bookmarkEnd w:id="128"/>
    <w:p w14:paraId="735B79CF" w14:textId="77777777" w:rsidR="004C7444" w:rsidRPr="00AA5701" w:rsidRDefault="00BB7E52" w:rsidP="00E3183B">
      <w:pPr>
        <w:pStyle w:val="aff7"/>
        <w:numPr>
          <w:ilvl w:val="0"/>
          <w:numId w:val="33"/>
        </w:numPr>
        <w:spacing w:before="100" w:beforeAutospacing="1" w:after="100" w:afterAutospacing="1" w:line="360" w:lineRule="auto"/>
        <w:rPr>
          <w:rFonts w:asciiTheme="minorEastAsia" w:hAnsiTheme="minorEastAsia" w:cstheme="minorEastAsia"/>
          <w:sz w:val="21"/>
          <w:szCs w:val="21"/>
          <w:lang w:eastAsia="zh-CN"/>
        </w:rPr>
      </w:pPr>
      <w:r w:rsidRPr="00AA5701">
        <w:rPr>
          <w:rFonts w:asciiTheme="minorEastAsia" w:hAnsiTheme="minorEastAsia" w:cstheme="minorEastAsia"/>
          <w:sz w:val="21"/>
          <w:szCs w:val="21"/>
          <w:lang w:eastAsia="zh-CN"/>
        </w:rPr>
        <w:t>预测服务模块</w:t>
      </w:r>
      <w:bookmarkStart w:id="129" w:name="_Hlk188972341"/>
    </w:p>
    <w:p w14:paraId="03332CD8" w14:textId="21233D76" w:rsidR="00BB7E52" w:rsidRPr="00AA5701" w:rsidRDefault="00BB7E52" w:rsidP="004C7444">
      <w:pPr>
        <w:pStyle w:val="aff7"/>
        <w:spacing w:before="100" w:beforeAutospacing="1" w:after="100" w:afterAutospacing="1" w:line="360" w:lineRule="auto"/>
        <w:ind w:left="440" w:firstLineChars="200" w:firstLine="420"/>
        <w:rPr>
          <w:rFonts w:asciiTheme="minorEastAsia" w:hAnsiTheme="minorEastAsia" w:cstheme="minorEastAsia"/>
          <w:sz w:val="21"/>
          <w:szCs w:val="21"/>
          <w:lang w:eastAsia="zh-CN"/>
        </w:rPr>
      </w:pPr>
      <w:r w:rsidRPr="00AA5701">
        <w:rPr>
          <w:rFonts w:asciiTheme="minorEastAsia" w:hAnsiTheme="minorEastAsia" w:cstheme="minorEastAsia"/>
          <w:sz w:val="21"/>
          <w:szCs w:val="21"/>
          <w:lang w:eastAsia="zh-CN"/>
        </w:rPr>
        <w:t>预测服务模块是系统的核心功能模块，主要负责根据输入的数据和选择的模型进行设备</w:t>
      </w:r>
      <w:r w:rsidR="004E5ACB">
        <w:rPr>
          <w:rFonts w:asciiTheme="minorEastAsia" w:hAnsiTheme="minorEastAsia" w:cstheme="minorEastAsia" w:hint="eastAsia"/>
          <w:sz w:val="21"/>
          <w:szCs w:val="21"/>
          <w:lang w:eastAsia="zh-CN"/>
        </w:rPr>
        <w:t>剩余</w:t>
      </w:r>
      <w:r w:rsidRPr="00AA5701">
        <w:rPr>
          <w:rFonts w:asciiTheme="minorEastAsia" w:hAnsiTheme="minorEastAsia" w:cstheme="minorEastAsia"/>
          <w:sz w:val="21"/>
          <w:szCs w:val="21"/>
          <w:lang w:eastAsia="zh-CN"/>
        </w:rPr>
        <w:t>寿命的预测。该模块会调用模型管理模块中的</w:t>
      </w:r>
      <w:r w:rsidR="004C7444" w:rsidRPr="00AA5701">
        <w:rPr>
          <w:rFonts w:asciiTheme="minorEastAsia" w:hAnsiTheme="minorEastAsia" w:cstheme="minorEastAsia" w:hint="eastAsia"/>
          <w:sz w:val="21"/>
          <w:szCs w:val="21"/>
          <w:lang w:eastAsia="zh-CN"/>
        </w:rPr>
        <w:t>人工智能</w:t>
      </w:r>
      <w:r w:rsidRPr="00AA5701">
        <w:rPr>
          <w:rFonts w:asciiTheme="minorEastAsia" w:hAnsiTheme="minorEastAsia" w:cstheme="minorEastAsia"/>
          <w:sz w:val="21"/>
          <w:szCs w:val="21"/>
          <w:lang w:eastAsia="zh-CN"/>
        </w:rPr>
        <w:t>模型执行预测任务，并返回预测结果。预测服务模块采用异步处理方式，以提高系统的响应速度和并发处理能力。预测结果会通过</w:t>
      </w:r>
      <w:r w:rsidR="004C7444" w:rsidRPr="00AA5701">
        <w:rPr>
          <w:rFonts w:asciiTheme="minorEastAsia" w:hAnsiTheme="minorEastAsia" w:cstheme="minorEastAsia" w:hint="eastAsia"/>
          <w:sz w:val="21"/>
          <w:szCs w:val="21"/>
          <w:lang w:eastAsia="zh-CN"/>
        </w:rPr>
        <w:t>基于</w:t>
      </w:r>
      <w:r w:rsidRPr="00AA5701">
        <w:rPr>
          <w:rFonts w:ascii="Times New Roman" w:hAnsi="Times New Roman" w:cs="Times New Roman"/>
          <w:sz w:val="21"/>
          <w:szCs w:val="21"/>
          <w:lang w:eastAsia="zh-CN"/>
        </w:rPr>
        <w:t>REST</w:t>
      </w:r>
      <w:r w:rsidR="004C7444" w:rsidRPr="00AA5701">
        <w:rPr>
          <w:rFonts w:asciiTheme="minorEastAsia" w:hAnsiTheme="minorEastAsia" w:cstheme="minorEastAsia" w:hint="eastAsia"/>
          <w:sz w:val="21"/>
          <w:szCs w:val="21"/>
          <w:lang w:eastAsia="zh-CN"/>
        </w:rPr>
        <w:t>架构的接</w:t>
      </w:r>
      <w:r w:rsidRPr="00AA5701">
        <w:rPr>
          <w:rFonts w:asciiTheme="minorEastAsia" w:hAnsiTheme="minorEastAsia" w:cstheme="minorEastAsia"/>
          <w:sz w:val="21"/>
          <w:szCs w:val="21"/>
          <w:lang w:eastAsia="zh-CN"/>
        </w:rPr>
        <w:t>口传递给前端，并展示给用户。</w:t>
      </w:r>
    </w:p>
    <w:bookmarkEnd w:id="129"/>
    <w:p w14:paraId="6AC10E82" w14:textId="77777777" w:rsidR="004C7444" w:rsidRPr="00AA5701" w:rsidRDefault="00BB7E52" w:rsidP="008A42BF">
      <w:pPr>
        <w:pStyle w:val="aff7"/>
        <w:numPr>
          <w:ilvl w:val="0"/>
          <w:numId w:val="33"/>
        </w:numPr>
        <w:spacing w:before="100" w:beforeAutospacing="1" w:after="100" w:afterAutospacing="1" w:line="360" w:lineRule="auto"/>
        <w:rPr>
          <w:rFonts w:asciiTheme="minorEastAsia" w:hAnsiTheme="minorEastAsia" w:cstheme="minorEastAsia"/>
          <w:sz w:val="21"/>
          <w:szCs w:val="21"/>
          <w:lang w:eastAsia="zh-CN"/>
        </w:rPr>
      </w:pPr>
      <w:r w:rsidRPr="00AA5701">
        <w:rPr>
          <w:rFonts w:asciiTheme="minorEastAsia" w:hAnsiTheme="minorEastAsia" w:cstheme="minorEastAsia"/>
          <w:sz w:val="21"/>
          <w:szCs w:val="21"/>
          <w:lang w:eastAsia="zh-CN"/>
        </w:rPr>
        <w:t>报告生成模块</w:t>
      </w:r>
      <w:bookmarkStart w:id="130" w:name="_Hlk188972375"/>
    </w:p>
    <w:p w14:paraId="4AB143B9" w14:textId="13BB4319" w:rsidR="00BB7E52" w:rsidRPr="00AA5701" w:rsidRDefault="00BB7E52" w:rsidP="004C7444">
      <w:pPr>
        <w:pStyle w:val="aff7"/>
        <w:spacing w:before="100" w:beforeAutospacing="1" w:after="100" w:afterAutospacing="1" w:line="360" w:lineRule="auto"/>
        <w:ind w:left="440" w:firstLineChars="200" w:firstLine="420"/>
        <w:rPr>
          <w:rFonts w:asciiTheme="minorEastAsia" w:hAnsiTheme="minorEastAsia" w:cstheme="minorEastAsia"/>
          <w:sz w:val="21"/>
          <w:szCs w:val="21"/>
          <w:lang w:eastAsia="zh-CN"/>
        </w:rPr>
      </w:pPr>
      <w:r w:rsidRPr="00AA5701">
        <w:rPr>
          <w:rFonts w:asciiTheme="minorEastAsia" w:hAnsiTheme="minorEastAsia" w:cstheme="minorEastAsia"/>
          <w:sz w:val="21"/>
          <w:szCs w:val="21"/>
          <w:lang w:eastAsia="zh-CN"/>
        </w:rPr>
        <w:t>报告生成模块负责将预测结果和相关分析信息生成结构化的报告，供用户参考和下载。</w:t>
      </w:r>
      <w:r w:rsidR="004C7444" w:rsidRPr="00AA5701">
        <w:rPr>
          <w:rFonts w:asciiTheme="minorEastAsia" w:hAnsiTheme="minorEastAsia" w:cstheme="minorEastAsia" w:hint="eastAsia"/>
          <w:sz w:val="21"/>
          <w:szCs w:val="21"/>
          <w:lang w:eastAsia="zh-CN"/>
        </w:rPr>
        <w:t>生成的</w:t>
      </w:r>
      <w:r w:rsidRPr="00AA5701">
        <w:rPr>
          <w:rFonts w:asciiTheme="minorEastAsia" w:hAnsiTheme="minorEastAsia" w:cstheme="minorEastAsia"/>
          <w:sz w:val="21"/>
          <w:szCs w:val="21"/>
          <w:lang w:eastAsia="zh-CN"/>
        </w:rPr>
        <w:t>报告中包括设备</w:t>
      </w:r>
      <w:r w:rsidR="004E5ACB">
        <w:rPr>
          <w:rFonts w:asciiTheme="minorEastAsia" w:hAnsiTheme="minorEastAsia" w:cstheme="minorEastAsia" w:hint="eastAsia"/>
          <w:sz w:val="21"/>
          <w:szCs w:val="21"/>
          <w:lang w:eastAsia="zh-CN"/>
        </w:rPr>
        <w:t>剩余</w:t>
      </w:r>
      <w:r w:rsidRPr="00AA5701">
        <w:rPr>
          <w:rFonts w:asciiTheme="minorEastAsia" w:hAnsiTheme="minorEastAsia" w:cstheme="minorEastAsia"/>
          <w:sz w:val="21"/>
          <w:szCs w:val="21"/>
          <w:lang w:eastAsia="zh-CN"/>
        </w:rPr>
        <w:t>寿命预测结果、数据分析图表、模型表现等信息，帮助用户做出更好的维护决策。报告生成模块使用</w:t>
      </w:r>
      <w:r w:rsidRPr="00AA5701">
        <w:rPr>
          <w:rFonts w:ascii="Times New Roman" w:hAnsi="Times New Roman" w:cs="Times New Roman"/>
          <w:sz w:val="21"/>
          <w:szCs w:val="21"/>
          <w:lang w:eastAsia="zh-CN"/>
        </w:rPr>
        <w:t>Java</w:t>
      </w:r>
      <w:r w:rsidRPr="00AA5701">
        <w:rPr>
          <w:rFonts w:asciiTheme="minorEastAsia" w:hAnsiTheme="minorEastAsia" w:cstheme="minorEastAsia"/>
          <w:sz w:val="21"/>
          <w:szCs w:val="21"/>
          <w:lang w:eastAsia="zh-CN"/>
        </w:rPr>
        <w:t>和</w:t>
      </w:r>
      <w:r w:rsidRPr="00AA5701">
        <w:rPr>
          <w:rFonts w:ascii="Times New Roman" w:hAnsi="Times New Roman" w:cs="Times New Roman"/>
          <w:sz w:val="21"/>
          <w:szCs w:val="21"/>
          <w:lang w:eastAsia="zh-CN"/>
        </w:rPr>
        <w:t>JasperReports</w:t>
      </w:r>
      <w:r w:rsidRPr="00AA5701">
        <w:rPr>
          <w:rFonts w:asciiTheme="minorEastAsia" w:hAnsiTheme="minorEastAsia" w:cstheme="minorEastAsia"/>
          <w:sz w:val="21"/>
          <w:szCs w:val="21"/>
          <w:lang w:eastAsia="zh-CN"/>
        </w:rPr>
        <w:t>库开发，支持生成</w:t>
      </w:r>
      <w:r w:rsidRPr="00AA5701">
        <w:rPr>
          <w:rFonts w:ascii="Times New Roman" w:hAnsi="Times New Roman" w:cs="Times New Roman"/>
          <w:sz w:val="21"/>
          <w:szCs w:val="21"/>
          <w:lang w:eastAsia="zh-CN"/>
        </w:rPr>
        <w:t>PDF</w:t>
      </w:r>
      <w:r w:rsidRPr="00AA5701">
        <w:rPr>
          <w:rFonts w:ascii="Times New Roman" w:hAnsi="Times New Roman" w:cs="Times New Roman"/>
          <w:sz w:val="21"/>
          <w:szCs w:val="21"/>
          <w:lang w:eastAsia="zh-CN"/>
        </w:rPr>
        <w:t>、</w:t>
      </w:r>
      <w:r w:rsidRPr="00AA5701">
        <w:rPr>
          <w:rFonts w:ascii="Times New Roman" w:hAnsi="Times New Roman" w:cs="Times New Roman"/>
          <w:sz w:val="21"/>
          <w:szCs w:val="21"/>
          <w:lang w:eastAsia="zh-CN"/>
        </w:rPr>
        <w:t>Excel</w:t>
      </w:r>
      <w:r w:rsidRPr="00AA5701">
        <w:rPr>
          <w:rFonts w:asciiTheme="minorEastAsia" w:hAnsiTheme="minorEastAsia" w:cstheme="minorEastAsia"/>
          <w:sz w:val="21"/>
          <w:szCs w:val="21"/>
          <w:lang w:eastAsia="zh-CN"/>
        </w:rPr>
        <w:t>等多种格式的报告</w:t>
      </w:r>
      <w:r w:rsidR="004C7444" w:rsidRPr="00AA5701">
        <w:rPr>
          <w:rFonts w:asciiTheme="minorEastAsia" w:hAnsiTheme="minorEastAsia" w:cstheme="minorEastAsia" w:hint="eastAsia"/>
          <w:sz w:val="21"/>
          <w:szCs w:val="21"/>
          <w:lang w:eastAsia="zh-CN"/>
        </w:rPr>
        <w:t>文件</w:t>
      </w:r>
      <w:r w:rsidRPr="00AA5701">
        <w:rPr>
          <w:rFonts w:asciiTheme="minorEastAsia" w:hAnsiTheme="minorEastAsia" w:cstheme="minorEastAsia"/>
          <w:sz w:val="21"/>
          <w:szCs w:val="21"/>
          <w:lang w:eastAsia="zh-CN"/>
        </w:rPr>
        <w:t>。</w:t>
      </w:r>
    </w:p>
    <w:bookmarkEnd w:id="130"/>
    <w:p w14:paraId="4090BDB5" w14:textId="77777777" w:rsidR="004C7444" w:rsidRPr="00AA5701" w:rsidRDefault="00BB7E52" w:rsidP="008A42BF">
      <w:pPr>
        <w:pStyle w:val="aff7"/>
        <w:numPr>
          <w:ilvl w:val="0"/>
          <w:numId w:val="33"/>
        </w:numPr>
        <w:spacing w:before="100" w:beforeAutospacing="1" w:after="100" w:afterAutospacing="1" w:line="360" w:lineRule="auto"/>
        <w:rPr>
          <w:rFonts w:asciiTheme="minorEastAsia" w:hAnsiTheme="minorEastAsia" w:cstheme="minorEastAsia"/>
          <w:sz w:val="21"/>
          <w:szCs w:val="21"/>
          <w:lang w:eastAsia="zh-CN"/>
        </w:rPr>
      </w:pPr>
      <w:r w:rsidRPr="00AA5701">
        <w:rPr>
          <w:rFonts w:asciiTheme="minorEastAsia" w:hAnsiTheme="minorEastAsia" w:cstheme="minorEastAsia"/>
          <w:sz w:val="21"/>
          <w:szCs w:val="21"/>
          <w:lang w:eastAsia="zh-CN"/>
        </w:rPr>
        <w:t>用户管理模块</w:t>
      </w:r>
      <w:bookmarkStart w:id="131" w:name="_Hlk188972387"/>
    </w:p>
    <w:p w14:paraId="49CF5C15" w14:textId="63414890" w:rsidR="008A42BF" w:rsidRPr="00AA5701" w:rsidRDefault="00BB7E52" w:rsidP="004C7444">
      <w:pPr>
        <w:pStyle w:val="aff7"/>
        <w:spacing w:before="100" w:beforeAutospacing="1" w:after="100" w:afterAutospacing="1" w:line="360" w:lineRule="auto"/>
        <w:ind w:left="440" w:firstLineChars="200" w:firstLine="420"/>
        <w:rPr>
          <w:rFonts w:asciiTheme="minorEastAsia" w:hAnsiTheme="minorEastAsia" w:cstheme="minorEastAsia"/>
          <w:sz w:val="21"/>
          <w:szCs w:val="21"/>
          <w:lang w:eastAsia="zh-CN"/>
        </w:rPr>
      </w:pPr>
      <w:r w:rsidRPr="00AA5701">
        <w:rPr>
          <w:rFonts w:asciiTheme="minorEastAsia" w:hAnsiTheme="minorEastAsia" w:cstheme="minorEastAsia"/>
          <w:sz w:val="21"/>
          <w:szCs w:val="21"/>
          <w:lang w:eastAsia="zh-CN"/>
        </w:rPr>
        <w:t>用户管理模块负责系统的用户认证与授权功能，</w:t>
      </w:r>
      <w:r w:rsidR="004C7444" w:rsidRPr="00AA5701">
        <w:rPr>
          <w:rFonts w:asciiTheme="minorEastAsia" w:hAnsiTheme="minorEastAsia" w:cstheme="minorEastAsia" w:hint="eastAsia"/>
          <w:sz w:val="21"/>
          <w:szCs w:val="21"/>
          <w:lang w:eastAsia="zh-CN"/>
        </w:rPr>
        <w:t>确保仅授权用户能够访问系统功能</w:t>
      </w:r>
      <w:r w:rsidRPr="00AA5701">
        <w:rPr>
          <w:rFonts w:asciiTheme="minorEastAsia" w:hAnsiTheme="minorEastAsia" w:cstheme="minorEastAsia"/>
          <w:sz w:val="21"/>
          <w:szCs w:val="21"/>
          <w:lang w:eastAsia="zh-CN"/>
        </w:rPr>
        <w:t>。用户管理模块提供用户注册、登录、角色管理、权限分配等功能，保证系统的安全性和可管理性。该模块通过</w:t>
      </w:r>
      <w:r w:rsidRPr="00AA5701">
        <w:rPr>
          <w:rFonts w:ascii="Times New Roman" w:hAnsi="Times New Roman" w:cs="Times New Roman"/>
          <w:sz w:val="21"/>
          <w:szCs w:val="21"/>
          <w:lang w:eastAsia="zh-CN"/>
        </w:rPr>
        <w:t>JWT</w:t>
      </w:r>
      <w:r w:rsidRPr="00AA5701">
        <w:rPr>
          <w:rFonts w:ascii="Times New Roman" w:hAnsi="Times New Roman" w:cs="Times New Roman"/>
          <w:sz w:val="21"/>
          <w:szCs w:val="21"/>
          <w:lang w:eastAsia="zh-CN"/>
        </w:rPr>
        <w:t>（</w:t>
      </w:r>
      <w:r w:rsidRPr="00AA5701">
        <w:rPr>
          <w:rFonts w:ascii="Times New Roman" w:hAnsi="Times New Roman" w:cs="Times New Roman"/>
          <w:sz w:val="21"/>
          <w:szCs w:val="21"/>
          <w:lang w:eastAsia="zh-CN"/>
        </w:rPr>
        <w:t>JSON Web Token</w:t>
      </w:r>
      <w:r w:rsidRPr="00AA5701">
        <w:rPr>
          <w:rFonts w:ascii="Times New Roman" w:hAnsi="Times New Roman" w:cs="Times New Roman"/>
          <w:sz w:val="21"/>
          <w:szCs w:val="21"/>
          <w:lang w:eastAsia="zh-CN"/>
        </w:rPr>
        <w:t>）</w:t>
      </w:r>
      <w:r w:rsidRPr="00AA5701">
        <w:rPr>
          <w:rFonts w:asciiTheme="minorEastAsia" w:hAnsiTheme="minorEastAsia" w:cstheme="minorEastAsia"/>
          <w:sz w:val="21"/>
          <w:szCs w:val="21"/>
          <w:lang w:eastAsia="zh-CN"/>
        </w:rPr>
        <w:t>实现安全的用户会话管理，并通过数据库存储用户信息和权限配置。</w:t>
      </w:r>
    </w:p>
    <w:p w14:paraId="2DDA6631" w14:textId="6AAA7526" w:rsidR="00AF6240" w:rsidRDefault="00000000" w:rsidP="00D90304">
      <w:pPr>
        <w:pStyle w:val="1"/>
        <w:pageBreakBefore/>
        <w:spacing w:line="360" w:lineRule="auto"/>
        <w:ind w:left="0" w:firstLine="0"/>
        <w:rPr>
          <w:rFonts w:asciiTheme="minorEastAsia" w:hAnsiTheme="minorEastAsia"/>
          <w:lang w:val="en-US" w:eastAsia="zh-HK"/>
        </w:rPr>
      </w:pPr>
      <w:bookmarkStart w:id="132" w:name="_Toc17128"/>
      <w:bookmarkStart w:id="133" w:name="_Toc1416"/>
      <w:bookmarkStart w:id="134" w:name="_Toc4085"/>
      <w:bookmarkStart w:id="135" w:name="_Toc13587"/>
      <w:bookmarkStart w:id="136" w:name="_Toc28616_WPSOffice_Level1"/>
      <w:bookmarkStart w:id="137" w:name="_Toc10787"/>
      <w:bookmarkStart w:id="138" w:name="_Toc19399"/>
      <w:bookmarkStart w:id="139" w:name="_Toc7734"/>
      <w:bookmarkStart w:id="140" w:name="_Toc27843"/>
      <w:bookmarkStart w:id="141" w:name="_Toc188283654"/>
      <w:bookmarkStart w:id="142" w:name="_Toc30610"/>
      <w:bookmarkStart w:id="143" w:name="_Toc11027"/>
      <w:bookmarkStart w:id="144" w:name="_Toc6731"/>
      <w:bookmarkStart w:id="145" w:name="_Toc13385"/>
      <w:bookmarkStart w:id="146" w:name="_Toc5495"/>
      <w:bookmarkStart w:id="147" w:name="_Toc30578"/>
      <w:bookmarkStart w:id="148" w:name="_Toc8087"/>
      <w:bookmarkStart w:id="149" w:name="_Toc14852"/>
      <w:bookmarkEnd w:id="131"/>
      <w:r>
        <w:rPr>
          <w:rFonts w:asciiTheme="minorEastAsia" w:hAnsiTheme="minorEastAsia" w:hint="eastAsia"/>
          <w:lang w:val="en-US" w:eastAsia="zh-CN"/>
        </w:rPr>
        <w:lastRenderedPageBreak/>
        <w:t>使用说明</w:t>
      </w:r>
      <w:bookmarkEnd w:id="132"/>
      <w:bookmarkEnd w:id="133"/>
      <w:bookmarkEnd w:id="134"/>
      <w:bookmarkEnd w:id="135"/>
      <w:bookmarkEnd w:id="136"/>
      <w:bookmarkEnd w:id="137"/>
      <w:bookmarkEnd w:id="138"/>
      <w:bookmarkEnd w:id="139"/>
      <w:bookmarkEnd w:id="140"/>
      <w:bookmarkEnd w:id="141"/>
    </w:p>
    <w:p w14:paraId="2E8F4064" w14:textId="77777777" w:rsidR="00AF6240" w:rsidRDefault="00000000" w:rsidP="00D90304">
      <w:pPr>
        <w:pStyle w:val="2"/>
        <w:spacing w:line="360" w:lineRule="auto"/>
        <w:rPr>
          <w:lang w:eastAsia="zh-CN"/>
        </w:rPr>
      </w:pPr>
      <w:bookmarkStart w:id="150" w:name="_Toc24231_WPSOffice_Level2"/>
      <w:bookmarkStart w:id="151" w:name="_Toc188283655"/>
      <w:r>
        <w:rPr>
          <w:rFonts w:hint="eastAsia"/>
          <w:lang w:eastAsia="zh-CN"/>
        </w:rPr>
        <w:t>业务流程说明</w:t>
      </w:r>
      <w:bookmarkEnd w:id="142"/>
      <w:bookmarkEnd w:id="143"/>
      <w:bookmarkEnd w:id="144"/>
      <w:bookmarkEnd w:id="145"/>
      <w:bookmarkEnd w:id="146"/>
      <w:bookmarkEnd w:id="147"/>
      <w:bookmarkEnd w:id="148"/>
      <w:bookmarkEnd w:id="149"/>
      <w:bookmarkEnd w:id="150"/>
      <w:bookmarkEnd w:id="151"/>
    </w:p>
    <w:p w14:paraId="2465BB8C" w14:textId="3E2F980F" w:rsidR="00AF6240" w:rsidRPr="004F0F2B" w:rsidRDefault="00000000" w:rsidP="00D90304">
      <w:pPr>
        <w:pStyle w:val="3"/>
        <w:spacing w:line="360" w:lineRule="auto"/>
        <w:rPr>
          <w:b/>
          <w:bCs/>
          <w:sz w:val="21"/>
          <w:szCs w:val="21"/>
        </w:rPr>
      </w:pPr>
      <w:bookmarkStart w:id="152" w:name="_Toc14669"/>
      <w:bookmarkStart w:id="153" w:name="_Toc22191"/>
      <w:bookmarkStart w:id="154" w:name="_Toc7026"/>
      <w:bookmarkStart w:id="155" w:name="_Toc7953"/>
      <w:bookmarkStart w:id="156" w:name="_Toc26102"/>
      <w:bookmarkStart w:id="157" w:name="_Toc5924"/>
      <w:bookmarkStart w:id="158" w:name="_Toc16238"/>
      <w:bookmarkStart w:id="159" w:name="_Toc20485"/>
      <w:bookmarkStart w:id="160" w:name="_Toc188283656"/>
      <w:r>
        <w:rPr>
          <w:rFonts w:hint="eastAsia"/>
          <w:b/>
          <w:bCs/>
          <w:sz w:val="21"/>
          <w:szCs w:val="21"/>
        </w:rPr>
        <w:t>整体业务流程</w:t>
      </w:r>
      <w:bookmarkEnd w:id="152"/>
      <w:bookmarkEnd w:id="153"/>
      <w:bookmarkEnd w:id="154"/>
      <w:bookmarkEnd w:id="155"/>
      <w:bookmarkEnd w:id="156"/>
      <w:bookmarkEnd w:id="157"/>
      <w:bookmarkEnd w:id="158"/>
      <w:bookmarkEnd w:id="159"/>
      <w:bookmarkEnd w:id="160"/>
    </w:p>
    <w:p w14:paraId="528826AC" w14:textId="10086EF9" w:rsidR="004F0F2B" w:rsidRPr="004F0F2B" w:rsidRDefault="004F0F2B" w:rsidP="005F4394">
      <w:pPr>
        <w:spacing w:before="100" w:beforeAutospacing="1" w:after="100" w:afterAutospacing="1"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对于</w:t>
      </w:r>
      <w:r w:rsidR="00BE5CB4">
        <w:rPr>
          <w:rFonts w:asciiTheme="minorEastAsia" w:hAnsiTheme="minorEastAsia" w:cstheme="minorEastAsia" w:hint="eastAsia"/>
          <w:sz w:val="21"/>
          <w:szCs w:val="21"/>
          <w:lang w:eastAsia="zh-CN"/>
        </w:rPr>
        <w:t>企业设备管理员</w:t>
      </w:r>
      <w:r>
        <w:rPr>
          <w:rFonts w:asciiTheme="minorEastAsia" w:hAnsiTheme="minorEastAsia" w:cstheme="minorEastAsia" w:hint="eastAsia"/>
          <w:sz w:val="21"/>
          <w:szCs w:val="21"/>
          <w:lang w:eastAsia="zh-CN"/>
        </w:rPr>
        <w:t>部分，</w:t>
      </w:r>
      <w:r w:rsidRPr="004F0F2B">
        <w:rPr>
          <w:rFonts w:asciiTheme="minorEastAsia" w:hAnsiTheme="minorEastAsia" w:cstheme="minorEastAsia"/>
          <w:sz w:val="21"/>
          <w:szCs w:val="21"/>
          <w:lang w:eastAsia="zh-CN"/>
        </w:rPr>
        <w:t>详细流程如</w:t>
      </w:r>
      <w:r w:rsidRPr="004C7444">
        <w:rPr>
          <w:rFonts w:asciiTheme="minorEastAsia" w:hAnsiTheme="minorEastAsia" w:cstheme="minorEastAsia"/>
          <w:color w:val="000000" w:themeColor="text1"/>
          <w:sz w:val="21"/>
          <w:szCs w:val="21"/>
          <w:lang w:eastAsia="zh-CN"/>
          <w:rPrChange w:id="161" w:author="Lyon BIAN" w:date="2025-01-28T16:08:00Z" w16du:dateUtc="2025-01-28T08:08:00Z">
            <w:rPr>
              <w:rFonts w:asciiTheme="minorEastAsia" w:hAnsiTheme="minorEastAsia" w:cstheme="minorEastAsia"/>
              <w:sz w:val="21"/>
              <w:szCs w:val="21"/>
              <w:lang w:eastAsia="zh-CN"/>
            </w:rPr>
          </w:rPrChange>
        </w:rPr>
        <w:t>图</w:t>
      </w:r>
      <w:r w:rsidR="004C7444" w:rsidRPr="004C7444">
        <w:rPr>
          <w:rFonts w:asciiTheme="minorEastAsia" w:hAnsiTheme="minorEastAsia" w:cstheme="minorEastAsia" w:hint="eastAsia"/>
          <w:color w:val="000000" w:themeColor="text1"/>
          <w:sz w:val="21"/>
          <w:szCs w:val="21"/>
          <w:lang w:eastAsia="zh-CN"/>
        </w:rPr>
        <w:t>4</w:t>
      </w:r>
      <w:r w:rsidRPr="004C7444">
        <w:rPr>
          <w:rFonts w:asciiTheme="minorEastAsia" w:hAnsiTheme="minorEastAsia" w:cstheme="minorEastAsia"/>
          <w:color w:val="000000" w:themeColor="text1"/>
          <w:sz w:val="21"/>
          <w:szCs w:val="21"/>
          <w:lang w:eastAsia="zh-CN"/>
          <w:rPrChange w:id="162" w:author="Lyon BIAN" w:date="2025-01-28T16:08:00Z" w16du:dateUtc="2025-01-28T08:08:00Z">
            <w:rPr>
              <w:rFonts w:asciiTheme="minorEastAsia" w:hAnsiTheme="minorEastAsia" w:cstheme="minorEastAsia"/>
              <w:sz w:val="21"/>
              <w:szCs w:val="21"/>
              <w:lang w:eastAsia="zh-CN"/>
            </w:rPr>
          </w:rPrChange>
        </w:rPr>
        <w:t>-1</w:t>
      </w:r>
      <w:r w:rsidRPr="004F0F2B">
        <w:rPr>
          <w:rFonts w:asciiTheme="minorEastAsia" w:hAnsiTheme="minorEastAsia" w:cstheme="minorEastAsia"/>
          <w:sz w:val="21"/>
          <w:szCs w:val="21"/>
          <w:lang w:eastAsia="zh-CN"/>
        </w:rPr>
        <w:t>所示。</w:t>
      </w:r>
    </w:p>
    <w:p w14:paraId="00C10A0A" w14:textId="6153D18A" w:rsidR="004F0F2B" w:rsidRPr="00BE5CB4"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用户注册：用户通过访问设备</w:t>
      </w:r>
      <w:r w:rsidR="004E5ACB">
        <w:rPr>
          <w:rFonts w:asciiTheme="minorEastAsia" w:hAnsiTheme="minorEastAsia" w:cstheme="minorEastAsia" w:hint="eastAsia"/>
          <w:sz w:val="21"/>
          <w:szCs w:val="21"/>
          <w:lang w:val="de-DE" w:eastAsia="zh-CN"/>
        </w:rPr>
        <w:t>剩余</w:t>
      </w:r>
      <w:r w:rsidRPr="004F0F2B">
        <w:rPr>
          <w:rFonts w:asciiTheme="minorEastAsia" w:hAnsiTheme="minorEastAsia" w:cstheme="minorEastAsia"/>
          <w:sz w:val="21"/>
          <w:szCs w:val="21"/>
          <w:lang w:val="de-DE" w:eastAsia="zh-CN"/>
        </w:rPr>
        <w:t>寿命预测</w:t>
      </w:r>
      <w:r w:rsidRPr="00AA5701">
        <w:rPr>
          <w:rFonts w:ascii="Times New Roman" w:hAnsi="Times New Roman" w:cs="Times New Roman"/>
          <w:sz w:val="21"/>
          <w:szCs w:val="21"/>
          <w:lang w:val="de-DE" w:eastAsia="zh-CN"/>
        </w:rPr>
        <w:t>Web</w:t>
      </w:r>
      <w:r w:rsidRPr="004F0F2B">
        <w:rPr>
          <w:rFonts w:asciiTheme="minorEastAsia" w:hAnsiTheme="minorEastAsia" w:cstheme="minorEastAsia"/>
          <w:sz w:val="21"/>
          <w:szCs w:val="21"/>
          <w:lang w:val="de-DE" w:eastAsia="zh-CN"/>
        </w:rPr>
        <w:t>应用的注册页面，创建一个新账户。用户需要提供必要的个人信息，如用户名、密码和电子邮件地址。注册完成后，用户可以使用该信息进行登录。</w:t>
      </w:r>
    </w:p>
    <w:p w14:paraId="6C0C98A3" w14:textId="2C5CA3D5"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用户登录：注册后，用户可以通过登录页面进入系统。用户输入用户名和密码后，系统将验证信息的准确性，并允许用户进入系统的主界面。</w:t>
      </w:r>
    </w:p>
    <w:p w14:paraId="3A4884E6" w14:textId="21BE2947"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设备管理：登录成功后，用户可以访问设备管理模块，在该模块中查看、添加或删除设备信息。用户可以上传设备的相关数据，如设备运行状态、历史记录等，以便系统进行分析。</w:t>
      </w:r>
    </w:p>
    <w:p w14:paraId="0B1F43C0" w14:textId="1B73DDF5"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模型管理：在设备管理完成后，用户可以进入模型管理模块，选择并应用预先训练好的AI模型，或上传自定义模型来分析设备数据。模型管理模块还提供模型的训练、更新和评估功能。</w:t>
      </w:r>
    </w:p>
    <w:p w14:paraId="4976C835" w14:textId="27180EA3"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设备上传：用户可以通过设备上传功能，将新设备的数据上传至系统。上传的数据将被系统接收并存储在数据库中，供后续分析和预测使用。</w:t>
      </w:r>
    </w:p>
    <w:p w14:paraId="6CEB8094" w14:textId="3644E7C3" w:rsid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寿命预测：在所有必要数据上传完成并选择模型后，用户可以启动设备</w:t>
      </w:r>
      <w:r w:rsidR="004E5ACB">
        <w:rPr>
          <w:rFonts w:asciiTheme="minorEastAsia" w:hAnsiTheme="minorEastAsia" w:cstheme="minorEastAsia" w:hint="eastAsia"/>
          <w:sz w:val="21"/>
          <w:szCs w:val="21"/>
          <w:lang w:val="de-DE" w:eastAsia="zh-CN"/>
        </w:rPr>
        <w:t>剩余</w:t>
      </w:r>
      <w:r w:rsidRPr="004F0F2B">
        <w:rPr>
          <w:rFonts w:asciiTheme="minorEastAsia" w:hAnsiTheme="minorEastAsia" w:cstheme="minorEastAsia"/>
          <w:sz w:val="21"/>
          <w:szCs w:val="21"/>
          <w:lang w:val="de-DE" w:eastAsia="zh-CN"/>
        </w:rPr>
        <w:t>寿命预测功能。系统将使用选定的模型分析设备数据，并生成设备</w:t>
      </w:r>
      <w:r w:rsidR="004E5ACB">
        <w:rPr>
          <w:rFonts w:asciiTheme="minorEastAsia" w:hAnsiTheme="minorEastAsia" w:cstheme="minorEastAsia" w:hint="eastAsia"/>
          <w:sz w:val="21"/>
          <w:szCs w:val="21"/>
          <w:lang w:val="de-DE" w:eastAsia="zh-CN"/>
        </w:rPr>
        <w:t>剩余</w:t>
      </w:r>
      <w:r w:rsidRPr="004F0F2B">
        <w:rPr>
          <w:rFonts w:asciiTheme="minorEastAsia" w:hAnsiTheme="minorEastAsia" w:cstheme="minorEastAsia"/>
          <w:sz w:val="21"/>
          <w:szCs w:val="21"/>
          <w:lang w:val="de-DE" w:eastAsia="zh-CN"/>
        </w:rPr>
        <w:t>寿命预测报告，提供详细的预测结果和维护建议。</w:t>
      </w:r>
    </w:p>
    <w:p w14:paraId="343FA792" w14:textId="76B4BF20" w:rsidR="00BE5CB4" w:rsidRDefault="007C3255" w:rsidP="007C3255">
      <w:pPr>
        <w:pStyle w:val="Text"/>
        <w:spacing w:line="360" w:lineRule="auto"/>
        <w:ind w:left="360"/>
        <w:rPr>
          <w:rFonts w:asciiTheme="minorEastAsia" w:hAnsiTheme="minorEastAsia" w:cstheme="minorEastAsia"/>
          <w:sz w:val="21"/>
          <w:szCs w:val="21"/>
          <w:lang w:val="de-DE" w:eastAsia="zh-CN"/>
        </w:rPr>
      </w:pPr>
      <w:r>
        <w:rPr>
          <w:rFonts w:asciiTheme="minorEastAsia" w:hAnsiTheme="minorEastAsia" w:cstheme="minorEastAsia"/>
          <w:noProof/>
          <w:sz w:val="21"/>
          <w:szCs w:val="21"/>
          <w:lang w:val="de-DE" w:eastAsia="zh-CN"/>
        </w:rPr>
        <w:drawing>
          <wp:inline distT="0" distB="0" distL="0" distR="0" wp14:anchorId="73619A9D" wp14:editId="2D027FDA">
            <wp:extent cx="4158365" cy="3022600"/>
            <wp:effectExtent l="0" t="0" r="0" b="6350"/>
            <wp:docPr id="7300978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82304" cy="3040001"/>
                    </a:xfrm>
                    <a:prstGeom prst="rect">
                      <a:avLst/>
                    </a:prstGeom>
                    <a:noFill/>
                    <a:ln>
                      <a:noFill/>
                    </a:ln>
                  </pic:spPr>
                </pic:pic>
              </a:graphicData>
            </a:graphic>
          </wp:inline>
        </w:drawing>
      </w:r>
    </w:p>
    <w:p w14:paraId="71F3E216" w14:textId="61E8F752" w:rsidR="004F0F2B" w:rsidRPr="00BE5CB4" w:rsidRDefault="00BE5CB4" w:rsidP="00D90304">
      <w:pPr>
        <w:pStyle w:val="Text"/>
        <w:spacing w:line="360" w:lineRule="auto"/>
        <w:jc w:val="center"/>
        <w:rPr>
          <w:rFonts w:ascii="仿宋" w:eastAsia="仿宋" w:hAnsi="仿宋" w:cs="仿宋"/>
          <w:b/>
          <w:bCs/>
          <w:sz w:val="21"/>
          <w:szCs w:val="21"/>
          <w:lang w:eastAsia="zh-CN"/>
        </w:rPr>
      </w:pPr>
      <w:r>
        <w:rPr>
          <w:rFonts w:ascii="仿宋" w:eastAsia="仿宋" w:hAnsi="仿宋" w:cs="仿宋" w:hint="eastAsia"/>
          <w:b/>
          <w:bCs/>
          <w:sz w:val="21"/>
          <w:szCs w:val="21"/>
          <w:lang w:val="de-DE" w:eastAsia="zh-CN"/>
        </w:rPr>
        <w:lastRenderedPageBreak/>
        <w:t>图</w:t>
      </w:r>
      <w:r>
        <w:rPr>
          <w:rFonts w:ascii="仿宋" w:eastAsia="仿宋" w:hAnsi="仿宋" w:cs="仿宋" w:hint="eastAsia"/>
          <w:b/>
          <w:bCs/>
          <w:sz w:val="21"/>
          <w:szCs w:val="21"/>
          <w:lang w:eastAsia="zh-CN"/>
        </w:rPr>
        <w:t xml:space="preserve"> </w:t>
      </w:r>
      <w:r w:rsidR="004C7444">
        <w:rPr>
          <w:rFonts w:ascii="仿宋" w:eastAsia="仿宋" w:hAnsi="仿宋" w:cs="仿宋" w:hint="eastAsia"/>
          <w:b/>
          <w:bCs/>
          <w:sz w:val="21"/>
          <w:szCs w:val="21"/>
          <w:lang w:eastAsia="zh-CN"/>
        </w:rPr>
        <w:t>4</w:t>
      </w:r>
      <w:r>
        <w:rPr>
          <w:rFonts w:ascii="仿宋" w:eastAsia="仿宋" w:hAnsi="仿宋" w:cs="仿宋" w:hint="eastAsia"/>
          <w:b/>
          <w:bCs/>
          <w:sz w:val="21"/>
          <w:szCs w:val="21"/>
          <w:lang w:eastAsia="zh-CN"/>
        </w:rPr>
        <w:t>-1 企业设备管理员系统架构图</w:t>
      </w:r>
    </w:p>
    <w:p w14:paraId="6C4A82DB" w14:textId="4E3C4664" w:rsidR="004F0F2B" w:rsidRPr="004F0F2B" w:rsidRDefault="004F0F2B" w:rsidP="00D90304">
      <w:pPr>
        <w:spacing w:before="100" w:beforeAutospacing="1" w:after="100" w:afterAutospacing="1"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对于</w:t>
      </w:r>
      <w:r w:rsidR="00BE5CB4">
        <w:rPr>
          <w:rFonts w:asciiTheme="minorEastAsia" w:hAnsiTheme="minorEastAsia" w:cstheme="minorEastAsia" w:hint="eastAsia"/>
          <w:sz w:val="21"/>
          <w:szCs w:val="21"/>
          <w:lang w:eastAsia="zh-CN"/>
        </w:rPr>
        <w:t>软件</w:t>
      </w:r>
      <w:r>
        <w:rPr>
          <w:rFonts w:asciiTheme="minorEastAsia" w:hAnsiTheme="minorEastAsia" w:cstheme="minorEastAsia" w:hint="eastAsia"/>
          <w:sz w:val="21"/>
          <w:szCs w:val="21"/>
          <w:lang w:eastAsia="zh-CN"/>
        </w:rPr>
        <w:t>管理员部分，</w:t>
      </w:r>
      <w:r w:rsidRPr="004F0F2B">
        <w:rPr>
          <w:rFonts w:asciiTheme="minorEastAsia" w:hAnsiTheme="minorEastAsia" w:cstheme="minorEastAsia"/>
          <w:sz w:val="21"/>
          <w:szCs w:val="21"/>
          <w:lang w:eastAsia="zh-CN"/>
        </w:rPr>
        <w:t>详细流程如图</w:t>
      </w:r>
      <w:r w:rsidR="00451718">
        <w:rPr>
          <w:rFonts w:asciiTheme="minorEastAsia" w:hAnsiTheme="minorEastAsia" w:cstheme="minorEastAsia" w:hint="eastAsia"/>
          <w:sz w:val="21"/>
          <w:szCs w:val="21"/>
          <w:lang w:eastAsia="zh-CN"/>
        </w:rPr>
        <w:t>4</w:t>
      </w:r>
      <w:r w:rsidRPr="004F0F2B">
        <w:rPr>
          <w:rFonts w:asciiTheme="minorEastAsia" w:hAnsiTheme="minorEastAsia" w:cstheme="minorEastAsia"/>
          <w:sz w:val="21"/>
          <w:szCs w:val="21"/>
          <w:lang w:eastAsia="zh-CN"/>
        </w:rPr>
        <w:t>-</w:t>
      </w:r>
      <w:r>
        <w:rPr>
          <w:rFonts w:asciiTheme="minorEastAsia" w:hAnsiTheme="minorEastAsia" w:cstheme="minorEastAsia" w:hint="eastAsia"/>
          <w:sz w:val="21"/>
          <w:szCs w:val="21"/>
          <w:lang w:eastAsia="zh-CN"/>
        </w:rPr>
        <w:t>2</w:t>
      </w:r>
      <w:r w:rsidRPr="004F0F2B">
        <w:rPr>
          <w:rFonts w:asciiTheme="minorEastAsia" w:hAnsiTheme="minorEastAsia" w:cstheme="minorEastAsia"/>
          <w:sz w:val="21"/>
          <w:szCs w:val="21"/>
          <w:lang w:eastAsia="zh-CN"/>
        </w:rPr>
        <w:t>所示。</w:t>
      </w:r>
    </w:p>
    <w:p w14:paraId="018AF044" w14:textId="763C62D0"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用户信息管理：</w:t>
      </w:r>
      <w:r>
        <w:rPr>
          <w:rFonts w:asciiTheme="minorEastAsia" w:hAnsiTheme="minorEastAsia" w:cstheme="minorEastAsia" w:hint="eastAsia"/>
          <w:sz w:val="21"/>
          <w:szCs w:val="21"/>
          <w:lang w:val="de-DE" w:eastAsia="zh-CN"/>
        </w:rPr>
        <w:t>管理员</w:t>
      </w:r>
      <w:r w:rsidRPr="004F0F2B">
        <w:rPr>
          <w:rFonts w:asciiTheme="minorEastAsia" w:hAnsiTheme="minorEastAsia" w:cstheme="minorEastAsia"/>
          <w:sz w:val="21"/>
          <w:szCs w:val="21"/>
          <w:lang w:val="de-DE" w:eastAsia="zh-CN"/>
        </w:rPr>
        <w:t>通过</w:t>
      </w:r>
      <w:r w:rsidRPr="00AA5701">
        <w:rPr>
          <w:rFonts w:ascii="Times New Roman" w:hAnsi="Times New Roman" w:cs="Times New Roman"/>
          <w:sz w:val="21"/>
          <w:szCs w:val="21"/>
          <w:lang w:val="de-DE" w:eastAsia="zh-CN"/>
        </w:rPr>
        <w:t>Web</w:t>
      </w:r>
      <w:r w:rsidRPr="004F0F2B">
        <w:rPr>
          <w:rFonts w:asciiTheme="minorEastAsia" w:hAnsiTheme="minorEastAsia" w:cstheme="minorEastAsia"/>
          <w:sz w:val="21"/>
          <w:szCs w:val="21"/>
          <w:lang w:val="de-DE" w:eastAsia="zh-CN"/>
        </w:rPr>
        <w:t>应用的用户信息管理模块进行注册、登录和账户管理。用户信息管理模块与模型管理和模型训练模块进行交互，以确保用户有权限访问和使用相应的功能。</w:t>
      </w:r>
    </w:p>
    <w:p w14:paraId="4A3018F9" w14:textId="62CD363E"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模型管理：登录成功后，</w:t>
      </w:r>
      <w:r>
        <w:rPr>
          <w:rFonts w:asciiTheme="minorEastAsia" w:hAnsiTheme="minorEastAsia" w:cstheme="minorEastAsia" w:hint="eastAsia"/>
          <w:sz w:val="21"/>
          <w:szCs w:val="21"/>
          <w:lang w:val="de-DE" w:eastAsia="zh-CN"/>
        </w:rPr>
        <w:t>管理员</w:t>
      </w:r>
      <w:r w:rsidRPr="004F0F2B">
        <w:rPr>
          <w:rFonts w:asciiTheme="minorEastAsia" w:hAnsiTheme="minorEastAsia" w:cstheme="minorEastAsia"/>
          <w:sz w:val="21"/>
          <w:szCs w:val="21"/>
          <w:lang w:val="de-DE" w:eastAsia="zh-CN"/>
        </w:rPr>
        <w:t>可以访问模型管理模块，查看和管理已有的模型。该模块允许</w:t>
      </w:r>
      <w:r>
        <w:rPr>
          <w:rFonts w:asciiTheme="minorEastAsia" w:hAnsiTheme="minorEastAsia" w:cstheme="minorEastAsia" w:hint="eastAsia"/>
          <w:sz w:val="21"/>
          <w:szCs w:val="21"/>
          <w:lang w:val="de-DE" w:eastAsia="zh-CN"/>
        </w:rPr>
        <w:t>管理员</w:t>
      </w:r>
      <w:r w:rsidRPr="004F0F2B">
        <w:rPr>
          <w:rFonts w:asciiTheme="minorEastAsia" w:hAnsiTheme="minorEastAsia" w:cstheme="minorEastAsia"/>
          <w:sz w:val="21"/>
          <w:szCs w:val="21"/>
          <w:lang w:val="de-DE" w:eastAsia="zh-CN"/>
        </w:rPr>
        <w:t>上传新的模型，更新现有模型的配置，并对模型的使用进行监控。</w:t>
      </w:r>
    </w:p>
    <w:p w14:paraId="323AF21C" w14:textId="2492F627" w:rsidR="004F0F2B" w:rsidRPr="004F0F2B" w:rsidRDefault="004F0F2B" w:rsidP="00D90304">
      <w:pPr>
        <w:pStyle w:val="Text"/>
        <w:numPr>
          <w:ilvl w:val="0"/>
          <w:numId w:val="7"/>
        </w:numPr>
        <w:spacing w:line="360" w:lineRule="auto"/>
        <w:rPr>
          <w:rFonts w:asciiTheme="minorEastAsia" w:hAnsiTheme="minorEastAsia" w:cstheme="minorEastAsia"/>
          <w:sz w:val="21"/>
          <w:szCs w:val="21"/>
          <w:lang w:val="de-DE" w:eastAsia="zh-CN"/>
        </w:rPr>
      </w:pPr>
      <w:r w:rsidRPr="004F0F2B">
        <w:rPr>
          <w:rFonts w:asciiTheme="minorEastAsia" w:hAnsiTheme="minorEastAsia" w:cstheme="minorEastAsia"/>
          <w:sz w:val="21"/>
          <w:szCs w:val="21"/>
          <w:lang w:val="de-DE" w:eastAsia="zh-CN"/>
        </w:rPr>
        <w:t>模型训练：</w:t>
      </w:r>
      <w:r>
        <w:rPr>
          <w:rFonts w:asciiTheme="minorEastAsia" w:hAnsiTheme="minorEastAsia" w:cstheme="minorEastAsia" w:hint="eastAsia"/>
          <w:sz w:val="21"/>
          <w:szCs w:val="21"/>
          <w:lang w:val="de-DE" w:eastAsia="zh-CN"/>
        </w:rPr>
        <w:t>管理员</w:t>
      </w:r>
      <w:r w:rsidRPr="004F0F2B">
        <w:rPr>
          <w:rFonts w:asciiTheme="minorEastAsia" w:hAnsiTheme="minorEastAsia" w:cstheme="minorEastAsia"/>
          <w:sz w:val="21"/>
          <w:szCs w:val="21"/>
          <w:lang w:val="de-DE" w:eastAsia="zh-CN"/>
        </w:rPr>
        <w:t>可以通过模型训练模块对新模型或已有模型进行训练。模型训练模块会根据用户提供的数据和设定的参数进行模型训练，训练完成后将结果反馈给模型管理模块，并在系统中更新模型信息。</w:t>
      </w:r>
    </w:p>
    <w:p w14:paraId="53372CFB" w14:textId="5D6A45CF" w:rsidR="00AF6240" w:rsidRDefault="00451718">
      <w:pPr>
        <w:pStyle w:val="Text"/>
        <w:spacing w:line="360" w:lineRule="auto"/>
        <w:jc w:val="center"/>
        <w:rPr>
          <w:lang w:val="de-DE" w:eastAsia="zh-CN"/>
        </w:rPr>
        <w:pPrChange w:id="163" w:author="Lyon BIAN" w:date="2025-01-27T22:51:00Z" w16du:dateUtc="2025-01-27T14:51:00Z">
          <w:pPr>
            <w:pStyle w:val="Text"/>
            <w:spacing w:line="360" w:lineRule="auto"/>
          </w:pPr>
        </w:pPrChange>
      </w:pPr>
      <w:r>
        <w:rPr>
          <w:noProof/>
          <w:lang w:val="de-DE" w:eastAsia="zh-CN"/>
        </w:rPr>
        <w:drawing>
          <wp:inline distT="0" distB="0" distL="0" distR="0" wp14:anchorId="0EED4AC7" wp14:editId="181E4C85">
            <wp:extent cx="5765800" cy="2292350"/>
            <wp:effectExtent l="0" t="0" r="6350" b="0"/>
            <wp:docPr id="10677893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5800" cy="2292350"/>
                    </a:xfrm>
                    <a:prstGeom prst="rect">
                      <a:avLst/>
                    </a:prstGeom>
                    <a:noFill/>
                    <a:ln>
                      <a:noFill/>
                    </a:ln>
                  </pic:spPr>
                </pic:pic>
              </a:graphicData>
            </a:graphic>
          </wp:inline>
        </w:drawing>
      </w:r>
    </w:p>
    <w:p w14:paraId="702B1B16" w14:textId="1282E8AB" w:rsidR="004F0F2B" w:rsidRPr="00BE5CB4" w:rsidRDefault="00000000" w:rsidP="00D90304">
      <w:pPr>
        <w:pStyle w:val="Text"/>
        <w:spacing w:line="360" w:lineRule="auto"/>
        <w:jc w:val="center"/>
        <w:rPr>
          <w:rFonts w:ascii="仿宋" w:eastAsia="仿宋" w:hAnsi="仿宋" w:cs="仿宋"/>
          <w:b/>
          <w:bCs/>
          <w:sz w:val="21"/>
          <w:szCs w:val="21"/>
          <w:lang w:eastAsia="zh-CN"/>
        </w:rPr>
      </w:pPr>
      <w:bookmarkStart w:id="164" w:name="_Toc1951_WPSOffice_Level3"/>
      <w:r>
        <w:rPr>
          <w:rFonts w:ascii="仿宋" w:eastAsia="仿宋" w:hAnsi="仿宋" w:cs="仿宋" w:hint="eastAsia"/>
          <w:b/>
          <w:bCs/>
          <w:sz w:val="21"/>
          <w:szCs w:val="21"/>
          <w:lang w:val="de-DE" w:eastAsia="zh-CN"/>
        </w:rPr>
        <w:t>图</w:t>
      </w:r>
      <w:r>
        <w:rPr>
          <w:rFonts w:ascii="仿宋" w:eastAsia="仿宋" w:hAnsi="仿宋" w:cs="仿宋" w:hint="eastAsia"/>
          <w:b/>
          <w:bCs/>
          <w:sz w:val="21"/>
          <w:szCs w:val="21"/>
          <w:lang w:eastAsia="zh-CN"/>
        </w:rPr>
        <w:t xml:space="preserve"> </w:t>
      </w:r>
      <w:r w:rsidR="00451718">
        <w:rPr>
          <w:rFonts w:ascii="仿宋" w:eastAsia="仿宋" w:hAnsi="仿宋" w:cs="仿宋" w:hint="eastAsia"/>
          <w:b/>
          <w:bCs/>
          <w:sz w:val="21"/>
          <w:szCs w:val="21"/>
          <w:lang w:eastAsia="zh-CN"/>
        </w:rPr>
        <w:t>4</w:t>
      </w:r>
      <w:r>
        <w:rPr>
          <w:rFonts w:ascii="仿宋" w:eastAsia="仿宋" w:hAnsi="仿宋" w:cs="仿宋" w:hint="eastAsia"/>
          <w:b/>
          <w:bCs/>
          <w:sz w:val="21"/>
          <w:szCs w:val="21"/>
          <w:lang w:eastAsia="zh-CN"/>
        </w:rPr>
        <w:t>-</w:t>
      </w:r>
      <w:r w:rsidR="004F0F2B">
        <w:rPr>
          <w:rFonts w:ascii="仿宋" w:eastAsia="仿宋" w:hAnsi="仿宋" w:cs="仿宋" w:hint="eastAsia"/>
          <w:b/>
          <w:bCs/>
          <w:sz w:val="21"/>
          <w:szCs w:val="21"/>
          <w:lang w:eastAsia="zh-CN"/>
        </w:rPr>
        <w:t>2</w:t>
      </w:r>
      <w:r>
        <w:rPr>
          <w:rFonts w:ascii="仿宋" w:eastAsia="仿宋" w:hAnsi="仿宋" w:cs="仿宋" w:hint="eastAsia"/>
          <w:b/>
          <w:bCs/>
          <w:sz w:val="21"/>
          <w:szCs w:val="21"/>
          <w:lang w:eastAsia="zh-CN"/>
        </w:rPr>
        <w:t xml:space="preserve"> </w:t>
      </w:r>
      <w:r w:rsidR="00BE5CB4">
        <w:rPr>
          <w:rFonts w:ascii="仿宋" w:eastAsia="仿宋" w:hAnsi="仿宋" w:cs="仿宋" w:hint="eastAsia"/>
          <w:b/>
          <w:bCs/>
          <w:sz w:val="21"/>
          <w:szCs w:val="21"/>
          <w:lang w:eastAsia="zh-CN"/>
        </w:rPr>
        <w:t>软件</w:t>
      </w:r>
      <w:r w:rsidR="004F0F2B">
        <w:rPr>
          <w:rFonts w:ascii="仿宋" w:eastAsia="仿宋" w:hAnsi="仿宋" w:cs="仿宋" w:hint="eastAsia"/>
          <w:b/>
          <w:bCs/>
          <w:sz w:val="21"/>
          <w:szCs w:val="21"/>
          <w:lang w:eastAsia="zh-CN"/>
        </w:rPr>
        <w:t>管理员</w:t>
      </w:r>
      <w:r>
        <w:rPr>
          <w:rFonts w:ascii="仿宋" w:eastAsia="仿宋" w:hAnsi="仿宋" w:cs="仿宋" w:hint="eastAsia"/>
          <w:b/>
          <w:bCs/>
          <w:sz w:val="21"/>
          <w:szCs w:val="21"/>
          <w:lang w:eastAsia="zh-CN"/>
        </w:rPr>
        <w:t>系统架构图</w:t>
      </w:r>
      <w:bookmarkEnd w:id="164"/>
    </w:p>
    <w:p w14:paraId="053F26CD" w14:textId="77777777" w:rsidR="004F0F2B" w:rsidRPr="004F0F2B" w:rsidRDefault="004F0F2B" w:rsidP="00D90304">
      <w:pPr>
        <w:pStyle w:val="Text"/>
        <w:spacing w:line="360" w:lineRule="auto"/>
        <w:rPr>
          <w:rFonts w:asciiTheme="minorEastAsia" w:hAnsiTheme="minorEastAsia" w:cstheme="minorEastAsia"/>
          <w:sz w:val="21"/>
          <w:szCs w:val="21"/>
          <w:lang w:val="de-DE" w:eastAsia="zh-CN"/>
        </w:rPr>
      </w:pPr>
    </w:p>
    <w:p w14:paraId="601C9BE0" w14:textId="439E06E4" w:rsidR="00AF6240" w:rsidRDefault="00BE5CB4" w:rsidP="00D90304">
      <w:pPr>
        <w:pStyle w:val="3"/>
        <w:spacing w:line="360" w:lineRule="auto"/>
        <w:rPr>
          <w:rFonts w:asciiTheme="minorEastAsia" w:hAnsiTheme="minorEastAsia" w:cstheme="minorEastAsia"/>
          <w:b/>
          <w:bCs/>
          <w:sz w:val="21"/>
          <w:szCs w:val="21"/>
        </w:rPr>
      </w:pPr>
      <w:bookmarkStart w:id="165" w:name="_Toc188283657"/>
      <w:r>
        <w:rPr>
          <w:rFonts w:asciiTheme="minorEastAsia" w:hAnsiTheme="minorEastAsia" w:cstheme="minorEastAsia" w:hint="eastAsia"/>
          <w:b/>
          <w:bCs/>
          <w:sz w:val="21"/>
          <w:szCs w:val="21"/>
        </w:rPr>
        <w:t>登录流程</w:t>
      </w:r>
      <w:bookmarkEnd w:id="165"/>
    </w:p>
    <w:p w14:paraId="4494CE12" w14:textId="3A09FD69" w:rsidR="00AF6240" w:rsidRDefault="00000000" w:rsidP="00D90304">
      <w:pPr>
        <w:pStyle w:val="Text"/>
        <w:spacing w:line="360" w:lineRule="auto"/>
        <w:ind w:firstLine="420"/>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具体的</w:t>
      </w:r>
      <w:r w:rsidR="00BE5CB4">
        <w:rPr>
          <w:rFonts w:asciiTheme="minorEastAsia" w:hAnsiTheme="minorEastAsia" w:cstheme="minorEastAsia" w:hint="eastAsia"/>
          <w:sz w:val="21"/>
          <w:szCs w:val="21"/>
          <w:lang w:eastAsia="zh-CN"/>
        </w:rPr>
        <w:t>登录</w:t>
      </w:r>
      <w:r>
        <w:rPr>
          <w:rFonts w:asciiTheme="minorEastAsia" w:hAnsiTheme="minorEastAsia" w:cstheme="minorEastAsia" w:hint="eastAsia"/>
          <w:sz w:val="21"/>
          <w:szCs w:val="21"/>
          <w:lang w:eastAsia="zh-CN"/>
        </w:rPr>
        <w:t>流程如下：</w:t>
      </w:r>
    </w:p>
    <w:p w14:paraId="41FF5EEB" w14:textId="47A537BF"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启动系统：双击桌面上的系统图标，启动设备</w:t>
      </w:r>
      <w:r w:rsidR="004E5ACB">
        <w:rPr>
          <w:rFonts w:asciiTheme="minorEastAsia" w:hAnsiTheme="minorEastAsia" w:cstheme="minorEastAsia" w:hint="eastAsia"/>
          <w:sz w:val="21"/>
          <w:szCs w:val="21"/>
          <w:lang w:eastAsia="zh-CN"/>
        </w:rPr>
        <w:t>剩余</w:t>
      </w:r>
      <w:r w:rsidRPr="00BE5CB4">
        <w:rPr>
          <w:rFonts w:asciiTheme="minorEastAsia" w:hAnsiTheme="minorEastAsia" w:cstheme="minorEastAsia"/>
          <w:sz w:val="21"/>
          <w:szCs w:val="21"/>
          <w:lang w:eastAsia="zh-CN"/>
        </w:rPr>
        <w:t>寿命预测</w:t>
      </w:r>
      <w:r w:rsidRPr="00AA5701">
        <w:rPr>
          <w:rFonts w:ascii="Times New Roman" w:hAnsi="Times New Roman" w:cs="Times New Roman"/>
          <w:sz w:val="21"/>
          <w:szCs w:val="21"/>
          <w:lang w:eastAsia="zh-CN"/>
        </w:rPr>
        <w:t>Web</w:t>
      </w:r>
      <w:r w:rsidRPr="00BE5CB4">
        <w:rPr>
          <w:rFonts w:asciiTheme="minorEastAsia" w:hAnsiTheme="minorEastAsia" w:cstheme="minorEastAsia"/>
          <w:sz w:val="21"/>
          <w:szCs w:val="21"/>
          <w:lang w:eastAsia="zh-CN"/>
        </w:rPr>
        <w:t>应用。系统将自动弹出一个用户名和密码的确认框。</w:t>
      </w:r>
    </w:p>
    <w:p w14:paraId="7CE92706"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输入用户名：在弹出的确认框中，首先填写您的用户名。输入完成后，按下“回车”键或点击“下一步”，光标将自动跳转至密码输入框。</w:t>
      </w:r>
    </w:p>
    <w:p w14:paraId="178B003A"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输入密码：在密码输入框中，输入您的密码。初始用户名和密码分别为</w:t>
      </w:r>
      <w:r w:rsidRPr="00AA5701">
        <w:rPr>
          <w:rFonts w:ascii="Times New Roman" w:hAnsi="Times New Roman" w:cs="Times New Roman"/>
          <w:sz w:val="21"/>
          <w:szCs w:val="21"/>
          <w:lang w:eastAsia="zh-CN"/>
        </w:rPr>
        <w:t>admin</w:t>
      </w:r>
      <w:r w:rsidRPr="00BE5CB4">
        <w:rPr>
          <w:rFonts w:asciiTheme="minorEastAsia" w:hAnsiTheme="minorEastAsia" w:cstheme="minorEastAsia"/>
          <w:sz w:val="21"/>
          <w:szCs w:val="21"/>
          <w:lang w:eastAsia="zh-CN"/>
        </w:rPr>
        <w:t>和</w:t>
      </w:r>
      <w:r w:rsidRPr="00AA5701">
        <w:rPr>
          <w:rFonts w:ascii="Times New Roman" w:hAnsi="Times New Roman" w:cs="Times New Roman"/>
          <w:sz w:val="21"/>
          <w:szCs w:val="21"/>
          <w:lang w:eastAsia="zh-CN"/>
        </w:rPr>
        <w:t>admin</w:t>
      </w:r>
      <w:r w:rsidRPr="00BE5CB4">
        <w:rPr>
          <w:rFonts w:asciiTheme="minorEastAsia" w:hAnsiTheme="minorEastAsia" w:cstheme="minorEastAsia"/>
          <w:sz w:val="21"/>
          <w:szCs w:val="21"/>
          <w:lang w:eastAsia="zh-CN"/>
        </w:rPr>
        <w:t>。</w:t>
      </w:r>
    </w:p>
    <w:p w14:paraId="4A946C0A" w14:textId="592685E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确认登录</w:t>
      </w:r>
    </w:p>
    <w:p w14:paraId="3B019399"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lastRenderedPageBreak/>
        <w:t>正确登录：输入密码后，按下“回车”键或点击“登录”按钮。如果用户名和密码均正确，系统将进入主界面，显示系统的主操作页面。</w:t>
      </w:r>
    </w:p>
    <w:p w14:paraId="468837DD"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密码错误：如果输入的密码错误，系统将弹出提示框，提示用户密码有误。用户可以点击“重新输入”按钮，重新输入密码。</w:t>
      </w:r>
    </w:p>
    <w:p w14:paraId="72D3E69C"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帐号错误：如果用户名填写不正确，系统将提示“没有该帐号”。用户需检查并重新输入正确的用户名。</w:t>
      </w:r>
    </w:p>
    <w:p w14:paraId="4642D9E5" w14:textId="77777777" w:rsidR="00BE5CB4" w:rsidRPr="00BE5CB4" w:rsidRDefault="00BE5CB4" w:rsidP="00D90304">
      <w:pPr>
        <w:pStyle w:val="Text"/>
        <w:numPr>
          <w:ilvl w:val="0"/>
          <w:numId w:val="18"/>
        </w:numPr>
        <w:spacing w:line="360" w:lineRule="auto"/>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处理中途错误：如果在输入密码过程中发现错误，可以随时点击确认框中的“重新输入”按钮，清空当前输入并重新输入密码和用户名。</w:t>
      </w:r>
    </w:p>
    <w:p w14:paraId="0DADFD56" w14:textId="703BBDB4" w:rsidR="00BE5CB4" w:rsidRPr="00BE5CB4" w:rsidRDefault="00BE5CB4" w:rsidP="00D90304">
      <w:pPr>
        <w:pStyle w:val="Text"/>
        <w:spacing w:line="360" w:lineRule="auto"/>
        <w:ind w:firstLineChars="200" w:firstLine="420"/>
        <w:rPr>
          <w:rFonts w:asciiTheme="minorEastAsia" w:hAnsiTheme="minorEastAsia" w:cstheme="minorEastAsia"/>
          <w:sz w:val="21"/>
          <w:szCs w:val="21"/>
          <w:lang w:eastAsia="zh-CN"/>
        </w:rPr>
      </w:pPr>
      <w:r w:rsidRPr="00BE5CB4">
        <w:rPr>
          <w:rFonts w:asciiTheme="minorEastAsia" w:hAnsiTheme="minorEastAsia" w:cstheme="minorEastAsia"/>
          <w:sz w:val="21"/>
          <w:szCs w:val="21"/>
          <w:lang w:eastAsia="zh-CN"/>
        </w:rPr>
        <w:t>通过上述步骤，用户可以顺利登录到设备</w:t>
      </w:r>
      <w:r w:rsidR="004E5ACB">
        <w:rPr>
          <w:rFonts w:asciiTheme="minorEastAsia" w:hAnsiTheme="minorEastAsia" w:cstheme="minorEastAsia" w:hint="eastAsia"/>
          <w:sz w:val="21"/>
          <w:szCs w:val="21"/>
          <w:lang w:eastAsia="zh-CN"/>
        </w:rPr>
        <w:t>剩余</w:t>
      </w:r>
      <w:r w:rsidRPr="00BE5CB4">
        <w:rPr>
          <w:rFonts w:asciiTheme="minorEastAsia" w:hAnsiTheme="minorEastAsia" w:cstheme="minorEastAsia"/>
          <w:sz w:val="21"/>
          <w:szCs w:val="21"/>
          <w:lang w:eastAsia="zh-CN"/>
        </w:rPr>
        <w:t>寿命预测</w:t>
      </w:r>
      <w:r w:rsidRPr="004E5ACB">
        <w:rPr>
          <w:rFonts w:ascii="Times New Roman" w:hAnsi="Times New Roman" w:cs="Times New Roman"/>
          <w:sz w:val="21"/>
          <w:szCs w:val="21"/>
          <w:lang w:eastAsia="zh-CN"/>
        </w:rPr>
        <w:t>Web</w:t>
      </w:r>
      <w:r w:rsidRPr="00BE5CB4">
        <w:rPr>
          <w:rFonts w:asciiTheme="minorEastAsia" w:hAnsiTheme="minorEastAsia" w:cstheme="minorEastAsia"/>
          <w:sz w:val="21"/>
          <w:szCs w:val="21"/>
          <w:lang w:eastAsia="zh-CN"/>
        </w:rPr>
        <w:t>应用的主界面，进行设备管理、模型管理和寿命预测等操作。</w:t>
      </w:r>
    </w:p>
    <w:p w14:paraId="1512AE06" w14:textId="623E9602" w:rsidR="006105A1" w:rsidRPr="006105A1" w:rsidRDefault="006105A1" w:rsidP="00D90304">
      <w:pPr>
        <w:pStyle w:val="3"/>
        <w:tabs>
          <w:tab w:val="clear" w:pos="432"/>
        </w:tabs>
        <w:spacing w:line="360" w:lineRule="auto"/>
        <w:rPr>
          <w:rFonts w:asciiTheme="minorEastAsia" w:hAnsiTheme="minorEastAsia" w:cstheme="minorEastAsia"/>
          <w:b/>
          <w:bCs/>
          <w:sz w:val="21"/>
          <w:szCs w:val="21"/>
          <w:lang w:val="en-US"/>
        </w:rPr>
      </w:pPr>
      <w:bookmarkStart w:id="166" w:name="_Toc188283658"/>
      <w:r w:rsidRPr="006105A1">
        <w:rPr>
          <w:rFonts w:asciiTheme="minorEastAsia" w:hAnsiTheme="minorEastAsia" w:cstheme="minorEastAsia"/>
          <w:b/>
          <w:bCs/>
          <w:sz w:val="21"/>
          <w:szCs w:val="21"/>
          <w:lang w:val="en-US"/>
        </w:rPr>
        <w:t>设备信息查看流程</w:t>
      </w:r>
      <w:bookmarkEnd w:id="166"/>
    </w:p>
    <w:p w14:paraId="08AAD2F5" w14:textId="61DF0D31" w:rsidR="006105A1" w:rsidRPr="006105A1" w:rsidRDefault="006105A1" w:rsidP="00D90304">
      <w:pPr>
        <w:pStyle w:val="Text"/>
        <w:spacing w:line="360" w:lineRule="auto"/>
        <w:ind w:firstLineChars="200" w:firstLine="420"/>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登录系统后，操作人员将自动进入系统主界面。在此界面，操作人员可以通过查看各种信息板块来了解系统中设备的状态和性能。</w:t>
      </w:r>
    </w:p>
    <w:p w14:paraId="0C5452CE" w14:textId="4B74F0AE" w:rsidR="006105A1" w:rsidRPr="006105A1" w:rsidRDefault="006105A1" w:rsidP="00D90304">
      <w:pPr>
        <w:pStyle w:val="Text"/>
        <w:numPr>
          <w:ilvl w:val="0"/>
          <w:numId w:val="24"/>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监控设备信息：系统主界面显示当前系统中监控的设备数量以及每个具体设备的详细信息。操作人员可以点击设备列表中的任意设备，查看该设备的运行状态、历史数据以及实时监控信息。操作人员可以选择某一设备，点击设备名称以获取更详细的数据和相关的操作选项。</w:t>
      </w:r>
    </w:p>
    <w:p w14:paraId="3712D673" w14:textId="04EF44D6" w:rsidR="006105A1" w:rsidRPr="006105A1" w:rsidRDefault="006105A1" w:rsidP="00D90304">
      <w:pPr>
        <w:pStyle w:val="Text"/>
        <w:numPr>
          <w:ilvl w:val="0"/>
          <w:numId w:val="24"/>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查看人工智能模型：系统提供了一个模型中心界面，操作人员可以在此查看用于设备</w:t>
      </w:r>
      <w:r w:rsidR="004E5ACB">
        <w:rPr>
          <w:rFonts w:asciiTheme="minorEastAsia" w:hAnsiTheme="minorEastAsia" w:cstheme="minorEastAsia" w:hint="eastAsia"/>
          <w:sz w:val="21"/>
          <w:szCs w:val="21"/>
          <w:lang w:eastAsia="zh-CN"/>
        </w:rPr>
        <w:t>剩余</w:t>
      </w:r>
      <w:r w:rsidR="00AA5701">
        <w:rPr>
          <w:rFonts w:asciiTheme="minorEastAsia" w:hAnsiTheme="minorEastAsia" w:cstheme="minorEastAsia" w:hint="eastAsia"/>
          <w:sz w:val="21"/>
          <w:szCs w:val="21"/>
          <w:lang w:eastAsia="zh-CN"/>
        </w:rPr>
        <w:t>寿命</w:t>
      </w:r>
      <w:r w:rsidRPr="006105A1">
        <w:rPr>
          <w:rFonts w:asciiTheme="minorEastAsia" w:hAnsiTheme="minorEastAsia" w:cstheme="minorEastAsia"/>
          <w:sz w:val="21"/>
          <w:szCs w:val="21"/>
          <w:lang w:eastAsia="zh-CN"/>
        </w:rPr>
        <w:t>预测的各种人工智能模型。界面展示了每个模型的基本信息，包括模型名称、训练情况以及适用的设备类型。操作人员可以选择某个模型，查看详细的训练数据、模型参数以及模型的预测能力。</w:t>
      </w:r>
    </w:p>
    <w:p w14:paraId="10D09EA1" w14:textId="0334B3B2" w:rsidR="006105A1" w:rsidRPr="006105A1" w:rsidRDefault="006105A1" w:rsidP="00D90304">
      <w:pPr>
        <w:pStyle w:val="Text"/>
        <w:numPr>
          <w:ilvl w:val="0"/>
          <w:numId w:val="24"/>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查看特定指标：系统主界面还显示了一些关键性能指标（</w:t>
      </w:r>
      <w:r w:rsidRPr="00AA5701">
        <w:rPr>
          <w:rFonts w:ascii="Times New Roman" w:hAnsi="Times New Roman" w:cs="Times New Roman"/>
          <w:sz w:val="21"/>
          <w:szCs w:val="21"/>
          <w:lang w:eastAsia="zh-CN"/>
        </w:rPr>
        <w:t>KPIs</w:t>
      </w:r>
      <w:r w:rsidRPr="006105A1">
        <w:rPr>
          <w:rFonts w:asciiTheme="minorEastAsia" w:hAnsiTheme="minorEastAsia" w:cstheme="minorEastAsia"/>
          <w:sz w:val="21"/>
          <w:szCs w:val="21"/>
          <w:lang w:eastAsia="zh-CN"/>
        </w:rPr>
        <w:t>），如设备的健康状态、预测的寿命等。操作人员可以通过点击这些指标，查看相关的历史趋势图和分析数据。如果需要深入分析，操作人员可以选择某一指标，进入详细分析页面，以查看更详细的统计数据和预测信息。</w:t>
      </w:r>
    </w:p>
    <w:p w14:paraId="2E623B04" w14:textId="512584BC" w:rsidR="006105A1" w:rsidRPr="006105A1" w:rsidRDefault="006105A1" w:rsidP="00D90304">
      <w:pPr>
        <w:pStyle w:val="3"/>
        <w:tabs>
          <w:tab w:val="clear" w:pos="432"/>
        </w:tabs>
        <w:spacing w:line="360" w:lineRule="auto"/>
        <w:rPr>
          <w:rFonts w:asciiTheme="minorEastAsia" w:hAnsiTheme="minorEastAsia" w:cstheme="minorEastAsia"/>
          <w:b/>
          <w:bCs/>
          <w:sz w:val="21"/>
          <w:szCs w:val="21"/>
          <w:lang w:val="en-US"/>
        </w:rPr>
      </w:pPr>
      <w:bookmarkStart w:id="167" w:name="_Toc188283659"/>
      <w:r w:rsidRPr="006105A1">
        <w:rPr>
          <w:rFonts w:asciiTheme="minorEastAsia" w:hAnsiTheme="minorEastAsia" w:cstheme="minorEastAsia"/>
          <w:b/>
          <w:bCs/>
          <w:sz w:val="21"/>
          <w:szCs w:val="21"/>
          <w:lang w:val="en-US"/>
        </w:rPr>
        <w:t>模型管理与上传流程</w:t>
      </w:r>
      <w:bookmarkEnd w:id="167"/>
    </w:p>
    <w:p w14:paraId="0422B844" w14:textId="1A191166" w:rsidR="006105A1" w:rsidRPr="006105A1" w:rsidRDefault="006105A1" w:rsidP="00D90304">
      <w:pPr>
        <w:pStyle w:val="Text"/>
        <w:numPr>
          <w:ilvl w:val="0"/>
          <w:numId w:val="26"/>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模型查看：在模型中心界面，操作人员可以浏览系统中所有已训练好的模型。每个模型都会显示其名称、适用设备类型、训练数据集及其预测性能等信息。如果操作人员需要详细了解某个模型，可以点击该模型的名称进入详细信息页面。</w:t>
      </w:r>
    </w:p>
    <w:p w14:paraId="2EF8E388" w14:textId="3C540607" w:rsidR="006105A1" w:rsidRPr="006105A1" w:rsidRDefault="006105A1" w:rsidP="00D90304">
      <w:pPr>
        <w:pStyle w:val="Text"/>
        <w:numPr>
          <w:ilvl w:val="0"/>
          <w:numId w:val="26"/>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上传模型：系统允许操作人员上传自定义的人工智能模型。操作人员可以在模型中心界面找到“上传模型”按钮。点击“上传模型”按钮后，系统将提示操作人员选择模型文件并填写相关信息，如模型名称、描述、适用设备类型等。填写完毕后，点击确认上传按钮，系统将自动将模型集成到模型库中，供后续使用。</w:t>
      </w:r>
    </w:p>
    <w:p w14:paraId="1D3D9C98" w14:textId="72B48DFA" w:rsidR="006105A1" w:rsidRPr="006105A1" w:rsidRDefault="006105A1" w:rsidP="00D90304">
      <w:pPr>
        <w:pStyle w:val="3"/>
        <w:tabs>
          <w:tab w:val="clear" w:pos="432"/>
        </w:tabs>
        <w:spacing w:line="360" w:lineRule="auto"/>
        <w:rPr>
          <w:rFonts w:asciiTheme="minorEastAsia" w:hAnsiTheme="minorEastAsia" w:cstheme="minorEastAsia"/>
          <w:b/>
          <w:bCs/>
          <w:sz w:val="21"/>
          <w:szCs w:val="21"/>
          <w:lang w:val="en-US"/>
        </w:rPr>
      </w:pPr>
      <w:bookmarkStart w:id="168" w:name="_Toc188283660"/>
      <w:r w:rsidRPr="006105A1">
        <w:rPr>
          <w:rFonts w:asciiTheme="minorEastAsia" w:hAnsiTheme="minorEastAsia" w:cstheme="minorEastAsia"/>
          <w:b/>
          <w:bCs/>
          <w:sz w:val="21"/>
          <w:szCs w:val="21"/>
          <w:lang w:val="en-US"/>
        </w:rPr>
        <w:lastRenderedPageBreak/>
        <w:t>数据管理与预测流程</w:t>
      </w:r>
      <w:bookmarkEnd w:id="168"/>
    </w:p>
    <w:p w14:paraId="4069643B" w14:textId="21434008" w:rsidR="006105A1" w:rsidRPr="006105A1" w:rsidRDefault="006105A1" w:rsidP="00D90304">
      <w:pPr>
        <w:pStyle w:val="Text"/>
        <w:numPr>
          <w:ilvl w:val="0"/>
          <w:numId w:val="28"/>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查看已上传数据：在数据中心界面，操作人员可以查看之前上传的数据记录。每条记录都包括上传时间、对应的设备和组件信息以及相关的模型使用情况。操作人员可以点击任意数据记录查看其详细内容，并查看系统所生成的分析报告或预测结果。</w:t>
      </w:r>
    </w:p>
    <w:p w14:paraId="03FAB3C4" w14:textId="6D7F731F" w:rsidR="006105A1" w:rsidRPr="006105A1" w:rsidRDefault="006105A1" w:rsidP="00D90304">
      <w:pPr>
        <w:pStyle w:val="Text"/>
        <w:numPr>
          <w:ilvl w:val="0"/>
          <w:numId w:val="28"/>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上传新数据：操作人员可以点击数据中心界面的“上传新数据”按钮，开始上传新的设备数据。上传过程中需要选择相应的设备和组件，并指定所要使用的模型。上传数据完成后，操作人员可以选择是否立即进行预测，或稍后再进行操作。</w:t>
      </w:r>
    </w:p>
    <w:p w14:paraId="7A48A2CB" w14:textId="17EE94C2" w:rsidR="00BE5CB4" w:rsidRPr="000E68EF" w:rsidRDefault="006105A1" w:rsidP="00D90304">
      <w:pPr>
        <w:pStyle w:val="Text"/>
        <w:numPr>
          <w:ilvl w:val="0"/>
          <w:numId w:val="28"/>
        </w:numPr>
        <w:spacing w:line="360" w:lineRule="auto"/>
        <w:rPr>
          <w:rFonts w:asciiTheme="minorEastAsia" w:hAnsiTheme="minorEastAsia" w:cstheme="minorEastAsia"/>
          <w:sz w:val="21"/>
          <w:szCs w:val="21"/>
          <w:lang w:eastAsia="zh-CN"/>
        </w:rPr>
      </w:pPr>
      <w:r w:rsidRPr="006105A1">
        <w:rPr>
          <w:rFonts w:asciiTheme="minorEastAsia" w:hAnsiTheme="minorEastAsia" w:cstheme="minorEastAsia"/>
          <w:sz w:val="21"/>
          <w:szCs w:val="21"/>
          <w:lang w:eastAsia="zh-CN"/>
        </w:rPr>
        <w:t>进行预测：在数据上传完成后，操作人员可以点击预测按钮，系统将自动调用指定的人工智能模型对数据进行分析，并生成预测结果。预测结果将展示在界面上，操作人员可以查看详细的分析报告和系统给出的维护建议。预测结果还可以导出为</w:t>
      </w:r>
      <w:r w:rsidRPr="00AA5701">
        <w:rPr>
          <w:rFonts w:ascii="Times New Roman" w:hAnsi="Times New Roman" w:cs="Times New Roman"/>
          <w:sz w:val="21"/>
          <w:szCs w:val="21"/>
          <w:lang w:eastAsia="zh-CN"/>
        </w:rPr>
        <w:t>PDF</w:t>
      </w:r>
      <w:r w:rsidRPr="006105A1">
        <w:rPr>
          <w:rFonts w:asciiTheme="minorEastAsia" w:hAnsiTheme="minorEastAsia" w:cstheme="minorEastAsia"/>
          <w:sz w:val="21"/>
          <w:szCs w:val="21"/>
          <w:lang w:eastAsia="zh-CN"/>
        </w:rPr>
        <w:t>或其他格式以供进一步使用。</w:t>
      </w:r>
    </w:p>
    <w:p w14:paraId="20350306" w14:textId="77777777" w:rsidR="00AF6240" w:rsidRPr="000B0B47" w:rsidRDefault="00000000" w:rsidP="00D90304">
      <w:pPr>
        <w:pStyle w:val="2"/>
        <w:spacing w:line="360" w:lineRule="auto"/>
        <w:rPr>
          <w:rFonts w:asciiTheme="minorEastAsia" w:hAnsiTheme="minorEastAsia"/>
          <w:lang w:val="en-GB" w:eastAsia="zh-CN"/>
        </w:rPr>
      </w:pPr>
      <w:bookmarkStart w:id="169" w:name="_Toc23361"/>
      <w:bookmarkStart w:id="170" w:name="_Toc15798"/>
      <w:bookmarkStart w:id="171" w:name="_Toc4036"/>
      <w:bookmarkStart w:id="172" w:name="_Toc14031_WPSOffice_Level2"/>
      <w:bookmarkStart w:id="173" w:name="_Toc2252"/>
      <w:bookmarkStart w:id="174" w:name="_Toc11975"/>
      <w:bookmarkStart w:id="175" w:name="_Toc7613"/>
      <w:bookmarkStart w:id="176" w:name="_Toc32032"/>
      <w:bookmarkStart w:id="177" w:name="_Toc20027"/>
      <w:bookmarkStart w:id="178" w:name="_Toc188283661"/>
      <w:r w:rsidRPr="000B0B47">
        <w:rPr>
          <w:rFonts w:asciiTheme="minorEastAsia" w:hAnsiTheme="minorEastAsia" w:hint="eastAsia"/>
          <w:lang w:val="en-GB" w:eastAsia="zh-CN"/>
        </w:rPr>
        <w:t>功能模块说明</w:t>
      </w:r>
      <w:bookmarkEnd w:id="169"/>
      <w:bookmarkEnd w:id="170"/>
      <w:bookmarkEnd w:id="171"/>
      <w:bookmarkEnd w:id="172"/>
      <w:bookmarkEnd w:id="173"/>
      <w:bookmarkEnd w:id="174"/>
      <w:bookmarkEnd w:id="175"/>
      <w:bookmarkEnd w:id="176"/>
      <w:bookmarkEnd w:id="177"/>
      <w:bookmarkEnd w:id="178"/>
    </w:p>
    <w:p w14:paraId="2CC1CF61" w14:textId="55873374" w:rsidR="00AF6240" w:rsidRPr="000B0B47" w:rsidRDefault="000E68EF" w:rsidP="00D90304">
      <w:pPr>
        <w:pStyle w:val="3"/>
        <w:spacing w:line="360" w:lineRule="auto"/>
        <w:rPr>
          <w:b/>
          <w:bCs/>
          <w:lang w:val="en-GB"/>
        </w:rPr>
      </w:pPr>
      <w:bookmarkStart w:id="179" w:name="_Toc18824"/>
      <w:bookmarkStart w:id="180" w:name="_Toc19408"/>
      <w:bookmarkStart w:id="181" w:name="_Toc14613"/>
      <w:bookmarkStart w:id="182" w:name="_Toc23719"/>
      <w:bookmarkStart w:id="183" w:name="_Toc14331"/>
      <w:bookmarkStart w:id="184" w:name="_Toc21831"/>
      <w:bookmarkStart w:id="185" w:name="_Toc11352"/>
      <w:bookmarkStart w:id="186" w:name="_Toc25540"/>
      <w:bookmarkStart w:id="187" w:name="_Toc188283662"/>
      <w:r w:rsidRPr="000B0B47">
        <w:rPr>
          <w:rFonts w:hint="eastAsia"/>
          <w:b/>
          <w:bCs/>
          <w:lang w:val="en-GB"/>
        </w:rPr>
        <w:t>登录模块</w:t>
      </w:r>
      <w:bookmarkEnd w:id="179"/>
      <w:bookmarkEnd w:id="180"/>
      <w:bookmarkEnd w:id="181"/>
      <w:bookmarkEnd w:id="182"/>
      <w:bookmarkEnd w:id="183"/>
      <w:bookmarkEnd w:id="184"/>
      <w:bookmarkEnd w:id="185"/>
      <w:bookmarkEnd w:id="186"/>
      <w:bookmarkEnd w:id="187"/>
    </w:p>
    <w:p w14:paraId="7C38F449" w14:textId="77777777" w:rsidR="000E68EF" w:rsidRPr="000E68EF" w:rsidRDefault="000E68EF" w:rsidP="008A42BF">
      <w:pPr>
        <w:pStyle w:val="Text"/>
        <w:spacing w:line="360" w:lineRule="auto"/>
        <w:rPr>
          <w:rFonts w:asciiTheme="minorEastAsia" w:hAnsiTheme="minorEastAsia" w:cstheme="minorEastAsia"/>
          <w:sz w:val="21"/>
          <w:szCs w:val="21"/>
          <w:lang w:eastAsia="zh-CN"/>
        </w:rPr>
      </w:pPr>
      <w:r w:rsidRPr="000E68EF">
        <w:rPr>
          <w:rFonts w:asciiTheme="minorEastAsia" w:hAnsiTheme="minorEastAsia" w:cstheme="minorEastAsia"/>
          <w:sz w:val="21"/>
          <w:szCs w:val="21"/>
          <w:lang w:eastAsia="zh-CN"/>
        </w:rPr>
        <w:t>登录界面模块主要功能是为用户提供系统的安全登录入口。用户通过该界面输入用户名和密码，系统会验证用户的身份，确保只有授权用户能够访问系统。</w:t>
      </w:r>
    </w:p>
    <w:p w14:paraId="76286F94" w14:textId="09901F6B" w:rsidR="000E68EF" w:rsidRDefault="000E68EF" w:rsidP="008A42BF">
      <w:pPr>
        <w:pStyle w:val="Text"/>
        <w:spacing w:line="360" w:lineRule="auto"/>
        <w:rPr>
          <w:rFonts w:asciiTheme="minorEastAsia" w:hAnsiTheme="minorEastAsia" w:cstheme="minorEastAsia"/>
          <w:sz w:val="21"/>
          <w:szCs w:val="21"/>
          <w:lang w:eastAsia="zh-CN"/>
        </w:rPr>
      </w:pPr>
      <w:r w:rsidRPr="000E68EF">
        <w:rPr>
          <w:rFonts w:asciiTheme="minorEastAsia" w:hAnsiTheme="minorEastAsia" w:cstheme="minorEastAsia"/>
          <w:sz w:val="21"/>
          <w:szCs w:val="21"/>
          <w:lang w:eastAsia="zh-CN"/>
        </w:rPr>
        <w:t>本模块主要有以下两个功能：</w:t>
      </w:r>
    </w:p>
    <w:p w14:paraId="1196404C" w14:textId="345F18C6" w:rsidR="000E68EF" w:rsidRPr="000E68EF" w:rsidRDefault="000E68EF" w:rsidP="008A42BF">
      <w:pPr>
        <w:pStyle w:val="Text"/>
        <w:spacing w:line="360" w:lineRule="auto"/>
        <w:rPr>
          <w:rFonts w:asciiTheme="minorEastAsia" w:hAnsiTheme="minorEastAsia" w:cstheme="minorEastAsia"/>
          <w:sz w:val="21"/>
          <w:szCs w:val="21"/>
          <w:lang w:eastAsia="zh-CN"/>
        </w:rPr>
      </w:pPr>
      <w:r w:rsidRPr="000E68EF">
        <w:rPr>
          <w:rFonts w:asciiTheme="minorEastAsia" w:hAnsiTheme="minorEastAsia" w:cstheme="minorEastAsia"/>
          <w:sz w:val="21"/>
          <w:szCs w:val="21"/>
          <w:lang w:eastAsia="zh-CN"/>
        </w:rPr>
        <w:t xml:space="preserve"> </w:t>
      </w:r>
      <w:r>
        <w:rPr>
          <w:rFonts w:asciiTheme="minorEastAsia" w:hAnsiTheme="minorEastAsia" w:cstheme="minorEastAsia" w:hint="eastAsia"/>
          <w:sz w:val="21"/>
          <w:szCs w:val="21"/>
          <w:lang w:eastAsia="zh-CN"/>
        </w:rPr>
        <w:t>1）</w:t>
      </w:r>
      <w:r w:rsidRPr="000E68EF">
        <w:rPr>
          <w:rFonts w:asciiTheme="minorEastAsia" w:hAnsiTheme="minorEastAsia" w:cstheme="minorEastAsia"/>
          <w:sz w:val="21"/>
          <w:szCs w:val="21"/>
          <w:lang w:eastAsia="zh-CN"/>
        </w:rPr>
        <w:t>用户身份验证</w:t>
      </w:r>
    </w:p>
    <w:p w14:paraId="4C2D6A1E" w14:textId="63B89D3B" w:rsidR="000E68EF" w:rsidRPr="000E68EF" w:rsidRDefault="000E68EF" w:rsidP="008A42BF">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用户启动应用后，会弹出用户名和密码输入框。用户需要输入自己的用户名和密码，并按下“回车”键或点击“登录”按钮。</w:t>
      </w:r>
    </w:p>
    <w:p w14:paraId="054CD7D2" w14:textId="0357E8EB" w:rsidR="000E68EF" w:rsidRPr="000E68EF" w:rsidRDefault="000E68EF" w:rsidP="008A42BF">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如果用户名和密码正确，系统将允许用户进入主界面；如果密码错误，系统会提示用户重新输入密码；如果用户名不正确，系统会提示“没有该帐号”。</w:t>
      </w:r>
    </w:p>
    <w:p w14:paraId="70003B60" w14:textId="0080D100" w:rsidR="000E68EF" w:rsidRPr="000E68EF" w:rsidRDefault="000E68EF" w:rsidP="008A42BF">
      <w:pPr>
        <w:pStyle w:val="Text"/>
        <w:spacing w:line="360" w:lineRule="auto"/>
        <w:rPr>
          <w:rFonts w:asciiTheme="minorEastAsia" w:hAnsiTheme="minorEastAsia" w:cstheme="minorEastAsia"/>
          <w:sz w:val="21"/>
          <w:szCs w:val="21"/>
          <w:lang w:eastAsia="zh-CN"/>
        </w:rPr>
      </w:pPr>
      <w:r w:rsidRPr="000E68EF">
        <w:rPr>
          <w:rFonts w:asciiTheme="minorEastAsia" w:hAnsiTheme="minorEastAsia" w:cstheme="minorEastAsia"/>
          <w:sz w:val="21"/>
          <w:szCs w:val="21"/>
          <w:lang w:eastAsia="zh-CN"/>
        </w:rPr>
        <w:t xml:space="preserve"> </w:t>
      </w:r>
      <w:r>
        <w:rPr>
          <w:rFonts w:asciiTheme="minorEastAsia" w:hAnsiTheme="minorEastAsia" w:cstheme="minorEastAsia" w:hint="eastAsia"/>
          <w:sz w:val="21"/>
          <w:szCs w:val="21"/>
          <w:lang w:eastAsia="zh-CN"/>
        </w:rPr>
        <w:t>2）</w:t>
      </w:r>
      <w:r w:rsidRPr="000E68EF">
        <w:rPr>
          <w:rFonts w:asciiTheme="minorEastAsia" w:hAnsiTheme="minorEastAsia" w:cstheme="minorEastAsia"/>
          <w:sz w:val="21"/>
          <w:szCs w:val="21"/>
          <w:lang w:eastAsia="zh-CN"/>
        </w:rPr>
        <w:t>错误处理与重试功能</w:t>
      </w:r>
    </w:p>
    <w:p w14:paraId="53F2B288" w14:textId="31068EDC" w:rsidR="000E68EF" w:rsidRPr="000E68EF" w:rsidRDefault="000E68EF" w:rsidP="008A42BF">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如果用户在输入密码的过程中出错，可以随时点击“重新输入”按钮清空当前输入，重新输入用户名和密码。</w:t>
      </w:r>
    </w:p>
    <w:p w14:paraId="428F0A3A" w14:textId="0218D664" w:rsidR="000E68EF" w:rsidRDefault="000E68EF" w:rsidP="008A42BF">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系统初始默认用户名为</w:t>
      </w:r>
      <w:r w:rsidRPr="00AA5701">
        <w:rPr>
          <w:rFonts w:ascii="Times New Roman" w:hAnsi="Times New Roman" w:cs="Times New Roman"/>
          <w:sz w:val="21"/>
          <w:szCs w:val="21"/>
          <w:lang w:eastAsia="zh-CN"/>
        </w:rPr>
        <w:t>admin</w:t>
      </w:r>
      <w:r w:rsidRPr="000E68EF">
        <w:rPr>
          <w:rFonts w:asciiTheme="minorEastAsia" w:hAnsiTheme="minorEastAsia" w:cstheme="minorEastAsia"/>
          <w:sz w:val="21"/>
          <w:szCs w:val="21"/>
          <w:lang w:eastAsia="zh-CN"/>
        </w:rPr>
        <w:t>，初始密码也为</w:t>
      </w:r>
      <w:r w:rsidRPr="00AA5701">
        <w:rPr>
          <w:rFonts w:ascii="Times New Roman" w:hAnsi="Times New Roman" w:cs="Times New Roman"/>
          <w:sz w:val="21"/>
          <w:szCs w:val="21"/>
          <w:lang w:eastAsia="zh-CN"/>
        </w:rPr>
        <w:t>admin</w:t>
      </w:r>
      <w:r w:rsidRPr="000E68EF">
        <w:rPr>
          <w:rFonts w:asciiTheme="minorEastAsia" w:hAnsiTheme="minorEastAsia" w:cstheme="minorEastAsia"/>
          <w:sz w:val="21"/>
          <w:szCs w:val="21"/>
          <w:lang w:eastAsia="zh-CN"/>
        </w:rPr>
        <w:t>，用户可以登录后根据需要修改这些信息。</w:t>
      </w:r>
    </w:p>
    <w:p w14:paraId="43F0FB41" w14:textId="334B5FBC" w:rsidR="002521E3" w:rsidRDefault="002521E3" w:rsidP="008A42BF">
      <w:pPr>
        <w:pStyle w:val="Text"/>
        <w:spacing w:line="360" w:lineRule="auto"/>
        <w:ind w:left="360"/>
        <w:jc w:val="center"/>
        <w:rPr>
          <w:rFonts w:asciiTheme="minorEastAsia" w:hAnsiTheme="minorEastAsia" w:cstheme="minorEastAsia"/>
          <w:sz w:val="21"/>
          <w:szCs w:val="21"/>
          <w:lang w:eastAsia="zh-CN"/>
        </w:rPr>
      </w:pPr>
      <w:r>
        <w:rPr>
          <w:rFonts w:asciiTheme="minorEastAsia" w:hAnsiTheme="minorEastAsia" w:cstheme="minorEastAsia" w:hint="eastAsia"/>
          <w:noProof/>
          <w:sz w:val="21"/>
          <w:szCs w:val="21"/>
          <w:lang w:eastAsia="zh-CN"/>
        </w:rPr>
        <w:lastRenderedPageBreak/>
        <w:drawing>
          <wp:inline distT="0" distB="0" distL="0" distR="0" wp14:anchorId="6DA48038" wp14:editId="7A3B440E">
            <wp:extent cx="1417008" cy="1554480"/>
            <wp:effectExtent l="0" t="0" r="0" b="7620"/>
            <wp:docPr id="65818290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182904" name="图片 658182904"/>
                    <pic:cNvPicPr/>
                  </pic:nvPicPr>
                  <pic:blipFill>
                    <a:blip r:embed="rId19"/>
                    <a:stretch>
                      <a:fillRect/>
                    </a:stretch>
                  </pic:blipFill>
                  <pic:spPr>
                    <a:xfrm>
                      <a:off x="0" y="0"/>
                      <a:ext cx="1423271" cy="1561351"/>
                    </a:xfrm>
                    <a:prstGeom prst="rect">
                      <a:avLst/>
                    </a:prstGeom>
                  </pic:spPr>
                </pic:pic>
              </a:graphicData>
            </a:graphic>
          </wp:inline>
        </w:drawing>
      </w:r>
    </w:p>
    <w:p w14:paraId="24C6CD75" w14:textId="7ECB624C" w:rsidR="002521E3" w:rsidRPr="00AA5701" w:rsidRDefault="002521E3" w:rsidP="008A42BF">
      <w:pPr>
        <w:pStyle w:val="Text"/>
        <w:spacing w:line="360" w:lineRule="auto"/>
        <w:jc w:val="center"/>
        <w:rPr>
          <w:rFonts w:ascii="仿宋" w:eastAsia="仿宋" w:hAnsi="仿宋" w:cs="仿宋"/>
          <w:b/>
          <w:bCs/>
          <w:sz w:val="21"/>
          <w:szCs w:val="21"/>
          <w:lang w:val="de-DE" w:eastAsia="zh-CN"/>
        </w:rPr>
      </w:pPr>
      <w:r w:rsidRPr="00AA5701">
        <w:rPr>
          <w:rFonts w:ascii="仿宋" w:eastAsia="仿宋" w:hAnsi="仿宋" w:cs="仿宋" w:hint="eastAsia"/>
          <w:b/>
          <w:bCs/>
          <w:sz w:val="21"/>
          <w:szCs w:val="21"/>
          <w:lang w:val="de-DE" w:eastAsia="zh-CN"/>
        </w:rPr>
        <w:t xml:space="preserve">图 </w:t>
      </w:r>
      <w:r w:rsidR="00AA5701" w:rsidRPr="00AA5701">
        <w:rPr>
          <w:rFonts w:ascii="仿宋" w:eastAsia="仿宋" w:hAnsi="仿宋" w:cs="仿宋" w:hint="eastAsia"/>
          <w:b/>
          <w:bCs/>
          <w:sz w:val="21"/>
          <w:szCs w:val="21"/>
          <w:lang w:val="de-DE" w:eastAsia="zh-CN"/>
        </w:rPr>
        <w:t>4</w:t>
      </w:r>
      <w:r w:rsidRPr="00AA5701">
        <w:rPr>
          <w:rFonts w:ascii="仿宋" w:eastAsia="仿宋" w:hAnsi="仿宋" w:cs="仿宋" w:hint="eastAsia"/>
          <w:b/>
          <w:bCs/>
          <w:sz w:val="21"/>
          <w:szCs w:val="21"/>
          <w:lang w:val="de-DE" w:eastAsia="zh-CN"/>
        </w:rPr>
        <w:t>-3 登录模块示意图</w:t>
      </w:r>
    </w:p>
    <w:p w14:paraId="4286E250" w14:textId="23914811" w:rsidR="00AF6240" w:rsidRDefault="000E68EF" w:rsidP="00D90304">
      <w:pPr>
        <w:pStyle w:val="3"/>
        <w:spacing w:line="360" w:lineRule="auto"/>
        <w:rPr>
          <w:b/>
          <w:bCs/>
          <w:lang w:val="en-GB"/>
        </w:rPr>
      </w:pPr>
      <w:bookmarkStart w:id="188" w:name="_Toc188283663"/>
      <w:r>
        <w:rPr>
          <w:rFonts w:hint="eastAsia"/>
          <w:b/>
          <w:bCs/>
          <w:lang w:val="en-GB"/>
        </w:rPr>
        <w:t>系统主界面</w:t>
      </w:r>
      <w:bookmarkEnd w:id="188"/>
    </w:p>
    <w:p w14:paraId="3ECD562D" w14:textId="77777777" w:rsidR="000E68EF" w:rsidRDefault="000E68EF" w:rsidP="00D90304">
      <w:pPr>
        <w:pStyle w:val="Text"/>
        <w:spacing w:line="360" w:lineRule="auto"/>
        <w:ind w:firstLine="420"/>
        <w:rPr>
          <w:rFonts w:asciiTheme="minorEastAsia" w:hAnsiTheme="minorEastAsia" w:cstheme="minorEastAsia"/>
          <w:sz w:val="21"/>
          <w:szCs w:val="21"/>
          <w:lang w:val="de-DE" w:eastAsia="zh-CN" w:bidi="ar"/>
        </w:rPr>
      </w:pPr>
      <w:r w:rsidRPr="000E68EF">
        <w:rPr>
          <w:rFonts w:asciiTheme="minorEastAsia" w:hAnsiTheme="minorEastAsia" w:cstheme="minorEastAsia"/>
          <w:sz w:val="21"/>
          <w:szCs w:val="21"/>
          <w:lang w:val="de-DE" w:eastAsia="zh-CN" w:bidi="ar"/>
        </w:rPr>
        <w:t>系统主界面模块主要功能是提供一个综合操作平台，用户登录后可以在该界面上查看设备的状态、训练的模型以及系统提供的关键指标。</w:t>
      </w:r>
    </w:p>
    <w:p w14:paraId="0068BFE7" w14:textId="77777777" w:rsidR="000E68EF" w:rsidRDefault="000E68EF" w:rsidP="00D90304">
      <w:pPr>
        <w:pStyle w:val="Text"/>
        <w:spacing w:line="360" w:lineRule="auto"/>
        <w:rPr>
          <w:rFonts w:asciiTheme="minorEastAsia" w:hAnsiTheme="minorEastAsia" w:cstheme="minorEastAsia"/>
          <w:sz w:val="21"/>
          <w:szCs w:val="21"/>
          <w:lang w:val="de-DE" w:eastAsia="zh-CN" w:bidi="ar"/>
        </w:rPr>
      </w:pPr>
      <w:r w:rsidRPr="000E68EF">
        <w:rPr>
          <w:rFonts w:asciiTheme="minorEastAsia" w:hAnsiTheme="minorEastAsia" w:cstheme="minorEastAsia"/>
          <w:sz w:val="21"/>
          <w:szCs w:val="21"/>
          <w:lang w:val="de-DE" w:eastAsia="zh-CN" w:bidi="ar"/>
        </w:rPr>
        <w:t>本模块主要有以下三个功能：</w:t>
      </w:r>
    </w:p>
    <w:p w14:paraId="24B0D10D" w14:textId="5CD3B98A"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1）</w:t>
      </w:r>
      <w:r w:rsidRPr="000E68EF">
        <w:rPr>
          <w:rFonts w:asciiTheme="minorEastAsia" w:hAnsiTheme="minorEastAsia" w:cstheme="minorEastAsia" w:hint="eastAsia"/>
          <w:sz w:val="21"/>
          <w:szCs w:val="21"/>
          <w:lang w:eastAsia="zh-CN"/>
        </w:rPr>
        <w:t>设备信息展示</w:t>
      </w:r>
    </w:p>
    <w:p w14:paraId="2E50ABDA" w14:textId="4181C584"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hint="eastAsia"/>
          <w:sz w:val="21"/>
          <w:szCs w:val="21"/>
          <w:lang w:eastAsia="zh-CN"/>
        </w:rPr>
        <w:t>系统主界面显示当前监控的设备数量及其详细信息，用户可以通过点击设备名称查看该设备的详细运行状态和历史数据。</w:t>
      </w:r>
    </w:p>
    <w:p w14:paraId="3A4FDCF2" w14:textId="3CCB3C02"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2）</w:t>
      </w:r>
      <w:r w:rsidRPr="000E68EF">
        <w:rPr>
          <w:rFonts w:asciiTheme="minorEastAsia" w:hAnsiTheme="minorEastAsia" w:cstheme="minorEastAsia" w:hint="eastAsia"/>
          <w:sz w:val="21"/>
          <w:szCs w:val="21"/>
          <w:lang w:eastAsia="zh-CN"/>
        </w:rPr>
        <w:t>模型查看</w:t>
      </w:r>
    </w:p>
    <w:p w14:paraId="24DC064F" w14:textId="5BC9E0E2"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hint="eastAsia"/>
          <w:sz w:val="21"/>
          <w:szCs w:val="21"/>
          <w:lang w:eastAsia="zh-CN"/>
        </w:rPr>
        <w:t>主界面还展示了系统中训练的人工智能模型，用户可以查看每个模型的基本信息，如模型名称、训练情况等。</w:t>
      </w:r>
    </w:p>
    <w:p w14:paraId="7523AB70" w14:textId="15C950A8"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3）</w:t>
      </w:r>
      <w:r w:rsidRPr="000E68EF">
        <w:rPr>
          <w:rFonts w:asciiTheme="minorEastAsia" w:hAnsiTheme="minorEastAsia" w:cstheme="minorEastAsia" w:hint="eastAsia"/>
          <w:sz w:val="21"/>
          <w:szCs w:val="21"/>
          <w:lang w:eastAsia="zh-CN"/>
        </w:rPr>
        <w:t>关键指标显示</w:t>
      </w:r>
    </w:p>
    <w:p w14:paraId="26491E42" w14:textId="5AB4C298" w:rsidR="000E68EF" w:rsidRDefault="000E68EF" w:rsidP="00D90304">
      <w:pPr>
        <w:pStyle w:val="Text"/>
        <w:spacing w:line="360" w:lineRule="auto"/>
        <w:rPr>
          <w:rFonts w:asciiTheme="minorEastAsia" w:hAnsiTheme="minorEastAsia" w:cstheme="minorEastAsia"/>
          <w:sz w:val="21"/>
          <w:szCs w:val="21"/>
          <w:lang w:val="de-DE" w:eastAsia="zh-CN"/>
        </w:rPr>
      </w:pPr>
      <w:r>
        <w:rPr>
          <w:rFonts w:asciiTheme="minorEastAsia" w:hAnsiTheme="minorEastAsia" w:cstheme="minorEastAsia" w:hint="eastAsia"/>
          <w:sz w:val="21"/>
          <w:szCs w:val="21"/>
          <w:lang w:val="de-DE" w:eastAsia="zh-CN"/>
        </w:rPr>
        <w:t>·</w:t>
      </w:r>
      <w:r w:rsidRPr="000E68EF">
        <w:rPr>
          <w:rFonts w:asciiTheme="minorEastAsia" w:hAnsiTheme="minorEastAsia" w:cstheme="minorEastAsia" w:hint="eastAsia"/>
          <w:sz w:val="21"/>
          <w:szCs w:val="21"/>
          <w:lang w:val="de-DE" w:eastAsia="zh-CN"/>
        </w:rPr>
        <w:t>系统界面显示了一些关键性能指标（</w:t>
      </w:r>
      <w:r w:rsidRPr="00AA5701">
        <w:rPr>
          <w:rFonts w:ascii="Times New Roman" w:hAnsi="Times New Roman" w:cs="Times New Roman"/>
          <w:sz w:val="21"/>
          <w:szCs w:val="21"/>
          <w:lang w:val="de-DE" w:eastAsia="zh-CN"/>
        </w:rPr>
        <w:t>KPI</w:t>
      </w:r>
      <w:r w:rsidR="00AA5701" w:rsidRPr="00AA5701">
        <w:rPr>
          <w:rFonts w:ascii="Times New Roman" w:hAnsi="Times New Roman" w:cs="Times New Roman"/>
          <w:sz w:val="21"/>
          <w:szCs w:val="21"/>
          <w:lang w:val="de-DE" w:eastAsia="zh-CN"/>
        </w:rPr>
        <w:t>s</w:t>
      </w:r>
      <w:r w:rsidRPr="000E68EF">
        <w:rPr>
          <w:rFonts w:asciiTheme="minorEastAsia" w:hAnsiTheme="minorEastAsia" w:cstheme="minorEastAsia" w:hint="eastAsia"/>
          <w:sz w:val="21"/>
          <w:szCs w:val="21"/>
          <w:lang w:val="de-DE" w:eastAsia="zh-CN"/>
        </w:rPr>
        <w:t>），如设备健康状态、预测的寿命等。用户可以点击这些指标查看详细的历史趋势图和分析数据。</w:t>
      </w:r>
    </w:p>
    <w:p w14:paraId="5192C0A5" w14:textId="304B4971" w:rsid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noProof/>
          <w:sz w:val="21"/>
          <w:szCs w:val="21"/>
          <w:lang w:eastAsia="zh-CN"/>
        </w:rPr>
        <w:lastRenderedPageBreak/>
        <w:drawing>
          <wp:inline distT="0" distB="0" distL="0" distR="0" wp14:anchorId="534D383C" wp14:editId="4FB48033">
            <wp:extent cx="5767705" cy="3604895"/>
            <wp:effectExtent l="0" t="0" r="4445" b="0"/>
            <wp:docPr id="122863969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639696" name="图片 1228639696"/>
                    <pic:cNvPicPr/>
                  </pic:nvPicPr>
                  <pic:blipFill>
                    <a:blip r:embed="rId20"/>
                    <a:stretch>
                      <a:fillRect/>
                    </a:stretch>
                  </pic:blipFill>
                  <pic:spPr>
                    <a:xfrm>
                      <a:off x="0" y="0"/>
                      <a:ext cx="5767705" cy="3604895"/>
                    </a:xfrm>
                    <a:prstGeom prst="rect">
                      <a:avLst/>
                    </a:prstGeom>
                  </pic:spPr>
                </pic:pic>
              </a:graphicData>
            </a:graphic>
          </wp:inline>
        </w:drawing>
      </w:r>
    </w:p>
    <w:p w14:paraId="62B02E93" w14:textId="0E22B27B" w:rsidR="002521E3" w:rsidRPr="00BE5CB4" w:rsidRDefault="002521E3" w:rsidP="00D90304">
      <w:pPr>
        <w:pStyle w:val="Text"/>
        <w:spacing w:line="360" w:lineRule="auto"/>
        <w:jc w:val="center"/>
        <w:rPr>
          <w:rFonts w:ascii="仿宋" w:eastAsia="仿宋" w:hAnsi="仿宋" w:cs="仿宋"/>
          <w:b/>
          <w:bCs/>
          <w:sz w:val="21"/>
          <w:szCs w:val="21"/>
          <w:lang w:eastAsia="zh-CN"/>
        </w:rPr>
      </w:pPr>
      <w:r>
        <w:rPr>
          <w:rFonts w:ascii="仿宋" w:eastAsia="仿宋" w:hAnsi="仿宋" w:cs="仿宋" w:hint="eastAsia"/>
          <w:b/>
          <w:bCs/>
          <w:sz w:val="21"/>
          <w:szCs w:val="21"/>
          <w:lang w:val="de-DE" w:eastAsia="zh-CN"/>
        </w:rPr>
        <w:t>图</w:t>
      </w:r>
      <w:r>
        <w:rPr>
          <w:rFonts w:ascii="仿宋" w:eastAsia="仿宋" w:hAnsi="仿宋" w:cs="仿宋" w:hint="eastAsia"/>
          <w:b/>
          <w:bCs/>
          <w:sz w:val="21"/>
          <w:szCs w:val="21"/>
          <w:lang w:eastAsia="zh-CN"/>
        </w:rPr>
        <w:t xml:space="preserve"> </w:t>
      </w:r>
      <w:r w:rsidR="00AA5701">
        <w:rPr>
          <w:rFonts w:ascii="仿宋" w:eastAsia="仿宋" w:hAnsi="仿宋" w:cs="仿宋" w:hint="eastAsia"/>
          <w:b/>
          <w:bCs/>
          <w:sz w:val="21"/>
          <w:szCs w:val="21"/>
          <w:lang w:eastAsia="zh-CN"/>
        </w:rPr>
        <w:t>4</w:t>
      </w:r>
      <w:r>
        <w:rPr>
          <w:rFonts w:ascii="仿宋" w:eastAsia="仿宋" w:hAnsi="仿宋" w:cs="仿宋" w:hint="eastAsia"/>
          <w:b/>
          <w:bCs/>
          <w:sz w:val="21"/>
          <w:szCs w:val="21"/>
          <w:lang w:eastAsia="zh-CN"/>
        </w:rPr>
        <w:t>-4 系统主页面示意图</w:t>
      </w:r>
    </w:p>
    <w:p w14:paraId="52AFF6DF" w14:textId="77777777" w:rsidR="002521E3" w:rsidRPr="002521E3" w:rsidRDefault="002521E3" w:rsidP="00D90304">
      <w:pPr>
        <w:pStyle w:val="Text"/>
        <w:spacing w:line="360" w:lineRule="auto"/>
        <w:rPr>
          <w:rFonts w:asciiTheme="minorEastAsia" w:hAnsiTheme="minorEastAsia" w:cstheme="minorEastAsia"/>
          <w:sz w:val="21"/>
          <w:szCs w:val="21"/>
          <w:lang w:eastAsia="zh-CN"/>
        </w:rPr>
      </w:pPr>
    </w:p>
    <w:p w14:paraId="31ED3BB7" w14:textId="7186A1CC" w:rsidR="00AF6240" w:rsidRDefault="000E68EF" w:rsidP="00D90304">
      <w:pPr>
        <w:pStyle w:val="3"/>
        <w:spacing w:line="360" w:lineRule="auto"/>
        <w:rPr>
          <w:b/>
          <w:bCs/>
          <w:lang w:val="en-GB"/>
        </w:rPr>
      </w:pPr>
      <w:bookmarkStart w:id="189" w:name="_Toc188283664"/>
      <w:r>
        <w:rPr>
          <w:rFonts w:hint="eastAsia"/>
          <w:b/>
          <w:bCs/>
          <w:lang w:val="en-GB"/>
        </w:rPr>
        <w:t>模型中心模块</w:t>
      </w:r>
      <w:bookmarkEnd w:id="189"/>
    </w:p>
    <w:p w14:paraId="4BC7A8CF" w14:textId="77777777" w:rsidR="000E68EF" w:rsidRPr="000E68EF" w:rsidRDefault="000E68EF" w:rsidP="00D90304">
      <w:pPr>
        <w:pStyle w:val="Text"/>
        <w:spacing w:line="360" w:lineRule="auto"/>
        <w:rPr>
          <w:rFonts w:asciiTheme="minorEastAsia" w:hAnsiTheme="minorEastAsia" w:cstheme="minorEastAsia"/>
          <w:sz w:val="21"/>
          <w:szCs w:val="21"/>
          <w:lang w:eastAsia="zh-CN"/>
        </w:rPr>
      </w:pPr>
      <w:bookmarkStart w:id="190" w:name="_Toc27749"/>
      <w:bookmarkStart w:id="191" w:name="_Toc30300"/>
      <w:bookmarkStart w:id="192" w:name="_Toc4895"/>
      <w:bookmarkStart w:id="193" w:name="_Toc604"/>
      <w:bookmarkStart w:id="194" w:name="_Toc23853"/>
      <w:bookmarkStart w:id="195" w:name="_Toc25089"/>
      <w:bookmarkStart w:id="196" w:name="_Toc3726"/>
      <w:bookmarkStart w:id="197" w:name="_Toc1218"/>
      <w:r w:rsidRPr="000E68EF">
        <w:rPr>
          <w:rFonts w:asciiTheme="minorEastAsia" w:hAnsiTheme="minorEastAsia" w:cstheme="minorEastAsia"/>
          <w:sz w:val="21"/>
          <w:szCs w:val="21"/>
          <w:lang w:eastAsia="zh-CN"/>
        </w:rPr>
        <w:t>模型中心模块主要功能是管理和展示系统中的人工智能模型。用户可以在模型中心查看系统预置的所有模型，并根据需要上传自定义模型。</w:t>
      </w:r>
    </w:p>
    <w:p w14:paraId="45A3E743" w14:textId="77777777" w:rsidR="000E68EF" w:rsidRPr="000E68EF" w:rsidRDefault="000E68EF" w:rsidP="00D90304">
      <w:pPr>
        <w:pStyle w:val="Text"/>
        <w:spacing w:line="360" w:lineRule="auto"/>
        <w:rPr>
          <w:rFonts w:asciiTheme="minorEastAsia" w:hAnsiTheme="minorEastAsia" w:cstheme="minorEastAsia"/>
          <w:sz w:val="21"/>
          <w:szCs w:val="21"/>
          <w:lang w:eastAsia="zh-CN"/>
        </w:rPr>
      </w:pPr>
      <w:r w:rsidRPr="000E68EF">
        <w:rPr>
          <w:rFonts w:asciiTheme="minorEastAsia" w:hAnsiTheme="minorEastAsia" w:cstheme="minorEastAsia"/>
          <w:sz w:val="21"/>
          <w:szCs w:val="21"/>
          <w:lang w:eastAsia="zh-CN"/>
        </w:rPr>
        <w:t>本模块主要有以下两个功能：</w:t>
      </w:r>
    </w:p>
    <w:p w14:paraId="3BEBDBEB" w14:textId="6AF1E1F4"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1）</w:t>
      </w:r>
      <w:r w:rsidRPr="000E68EF">
        <w:rPr>
          <w:rFonts w:asciiTheme="minorEastAsia" w:hAnsiTheme="minorEastAsia" w:cstheme="minorEastAsia"/>
          <w:sz w:val="21"/>
          <w:szCs w:val="21"/>
          <w:lang w:eastAsia="zh-CN"/>
        </w:rPr>
        <w:t>模型展示</w:t>
      </w:r>
    </w:p>
    <w:p w14:paraId="62609365" w14:textId="596358C0"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模型中心界面展示了系统中的所有AI模型，用户可以查看每个模型的基本信息，包括模型名称、训练数据集、适用设备类型等。</w:t>
      </w:r>
    </w:p>
    <w:p w14:paraId="2E037F68" w14:textId="40CED237" w:rsidR="000E68EF" w:rsidRP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2）</w:t>
      </w:r>
      <w:r w:rsidRPr="000E68EF">
        <w:rPr>
          <w:rFonts w:asciiTheme="minorEastAsia" w:hAnsiTheme="minorEastAsia" w:cstheme="minorEastAsia"/>
          <w:sz w:val="21"/>
          <w:szCs w:val="21"/>
          <w:lang w:eastAsia="zh-CN"/>
        </w:rPr>
        <w:t>上传自定义模型</w:t>
      </w:r>
    </w:p>
    <w:p w14:paraId="573B79F8" w14:textId="5350B69C" w:rsidR="000E68EF" w:rsidRDefault="000E68EF"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0E68EF">
        <w:rPr>
          <w:rFonts w:asciiTheme="minorEastAsia" w:hAnsiTheme="minorEastAsia" w:cstheme="minorEastAsia"/>
          <w:sz w:val="21"/>
          <w:szCs w:val="21"/>
          <w:lang w:eastAsia="zh-CN"/>
        </w:rPr>
        <w:t>用户可以通过模型中心上传自定义模型，系统会将上传的模型集成到模型库中，以便在设备数据分析中使用。</w:t>
      </w:r>
    </w:p>
    <w:p w14:paraId="71FCCA35" w14:textId="1F3B1B40" w:rsid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noProof/>
          <w:sz w:val="21"/>
          <w:szCs w:val="21"/>
          <w:lang w:eastAsia="zh-CN"/>
        </w:rPr>
        <w:lastRenderedPageBreak/>
        <w:drawing>
          <wp:inline distT="0" distB="0" distL="0" distR="0" wp14:anchorId="39913095" wp14:editId="5C6A0929">
            <wp:extent cx="5767705" cy="3604895"/>
            <wp:effectExtent l="0" t="0" r="4445" b="0"/>
            <wp:docPr id="213947780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77808" name="图片 2139477808"/>
                    <pic:cNvPicPr/>
                  </pic:nvPicPr>
                  <pic:blipFill>
                    <a:blip r:embed="rId21"/>
                    <a:stretch>
                      <a:fillRect/>
                    </a:stretch>
                  </pic:blipFill>
                  <pic:spPr>
                    <a:xfrm>
                      <a:off x="0" y="0"/>
                      <a:ext cx="5767705" cy="3604895"/>
                    </a:xfrm>
                    <a:prstGeom prst="rect">
                      <a:avLst/>
                    </a:prstGeom>
                  </pic:spPr>
                </pic:pic>
              </a:graphicData>
            </a:graphic>
          </wp:inline>
        </w:drawing>
      </w:r>
    </w:p>
    <w:p w14:paraId="5F990E85" w14:textId="5B1746E2" w:rsidR="002521E3" w:rsidRPr="00BE5CB4" w:rsidRDefault="002521E3" w:rsidP="00D90304">
      <w:pPr>
        <w:pStyle w:val="Text"/>
        <w:spacing w:line="360" w:lineRule="auto"/>
        <w:jc w:val="center"/>
        <w:rPr>
          <w:rFonts w:ascii="仿宋" w:eastAsia="仿宋" w:hAnsi="仿宋" w:cs="仿宋"/>
          <w:b/>
          <w:bCs/>
          <w:sz w:val="21"/>
          <w:szCs w:val="21"/>
          <w:lang w:eastAsia="zh-CN"/>
        </w:rPr>
      </w:pPr>
      <w:r>
        <w:rPr>
          <w:rFonts w:ascii="仿宋" w:eastAsia="仿宋" w:hAnsi="仿宋" w:cs="仿宋" w:hint="eastAsia"/>
          <w:b/>
          <w:bCs/>
          <w:sz w:val="21"/>
          <w:szCs w:val="21"/>
          <w:lang w:val="de-DE" w:eastAsia="zh-CN"/>
        </w:rPr>
        <w:t>图</w:t>
      </w:r>
      <w:r>
        <w:rPr>
          <w:rFonts w:ascii="仿宋" w:eastAsia="仿宋" w:hAnsi="仿宋" w:cs="仿宋" w:hint="eastAsia"/>
          <w:b/>
          <w:bCs/>
          <w:sz w:val="21"/>
          <w:szCs w:val="21"/>
          <w:lang w:eastAsia="zh-CN"/>
        </w:rPr>
        <w:t xml:space="preserve"> </w:t>
      </w:r>
      <w:r w:rsidR="00AA5701">
        <w:rPr>
          <w:rFonts w:ascii="仿宋" w:eastAsia="仿宋" w:hAnsi="仿宋" w:cs="仿宋" w:hint="eastAsia"/>
          <w:b/>
          <w:bCs/>
          <w:sz w:val="21"/>
          <w:szCs w:val="21"/>
          <w:lang w:eastAsia="zh-CN"/>
        </w:rPr>
        <w:t>4</w:t>
      </w:r>
      <w:r>
        <w:rPr>
          <w:rFonts w:ascii="仿宋" w:eastAsia="仿宋" w:hAnsi="仿宋" w:cs="仿宋" w:hint="eastAsia"/>
          <w:b/>
          <w:bCs/>
          <w:sz w:val="21"/>
          <w:szCs w:val="21"/>
          <w:lang w:eastAsia="zh-CN"/>
        </w:rPr>
        <w:t>-5 模型中心示意图</w:t>
      </w:r>
    </w:p>
    <w:p w14:paraId="55E22457" w14:textId="77777777" w:rsidR="002521E3" w:rsidRPr="000E68EF" w:rsidRDefault="002521E3" w:rsidP="00D90304">
      <w:pPr>
        <w:pStyle w:val="Text"/>
        <w:spacing w:line="360" w:lineRule="auto"/>
        <w:rPr>
          <w:rFonts w:asciiTheme="minorEastAsia" w:hAnsiTheme="minorEastAsia" w:cstheme="minorEastAsia"/>
          <w:sz w:val="21"/>
          <w:szCs w:val="21"/>
          <w:lang w:eastAsia="zh-CN"/>
        </w:rPr>
      </w:pPr>
    </w:p>
    <w:p w14:paraId="7DF3B2EE" w14:textId="0BECBE20" w:rsidR="00AF6240" w:rsidRDefault="002521E3" w:rsidP="00D90304">
      <w:pPr>
        <w:pStyle w:val="3"/>
        <w:spacing w:line="360" w:lineRule="auto"/>
        <w:rPr>
          <w:b/>
          <w:bCs/>
          <w:lang w:val="en-GB"/>
        </w:rPr>
      </w:pPr>
      <w:bookmarkStart w:id="198" w:name="_Toc188283665"/>
      <w:r>
        <w:rPr>
          <w:rFonts w:hint="eastAsia"/>
          <w:b/>
          <w:bCs/>
          <w:lang w:val="en-GB"/>
        </w:rPr>
        <w:t>数据中心模块</w:t>
      </w:r>
      <w:bookmarkStart w:id="199" w:name="OLE_LINK6"/>
      <w:bookmarkEnd w:id="190"/>
      <w:bookmarkEnd w:id="191"/>
      <w:bookmarkEnd w:id="192"/>
      <w:bookmarkEnd w:id="193"/>
      <w:bookmarkEnd w:id="194"/>
      <w:bookmarkEnd w:id="195"/>
      <w:bookmarkEnd w:id="196"/>
      <w:bookmarkEnd w:id="197"/>
      <w:bookmarkEnd w:id="198"/>
    </w:p>
    <w:bookmarkEnd w:id="199"/>
    <w:p w14:paraId="1426F914" w14:textId="77777777" w:rsidR="002521E3" w:rsidRPr="002521E3" w:rsidRDefault="002521E3" w:rsidP="00D90304">
      <w:pPr>
        <w:pStyle w:val="Text"/>
        <w:spacing w:line="360" w:lineRule="auto"/>
        <w:rPr>
          <w:rFonts w:asciiTheme="minorEastAsia" w:hAnsiTheme="minorEastAsia" w:cstheme="minorEastAsia"/>
          <w:sz w:val="21"/>
          <w:szCs w:val="21"/>
          <w:lang w:eastAsia="zh-CN"/>
        </w:rPr>
      </w:pPr>
      <w:r w:rsidRPr="002521E3">
        <w:rPr>
          <w:rFonts w:asciiTheme="minorEastAsia" w:hAnsiTheme="minorEastAsia" w:cstheme="minorEastAsia"/>
          <w:sz w:val="21"/>
          <w:szCs w:val="21"/>
          <w:lang w:eastAsia="zh-CN"/>
        </w:rPr>
        <w:t>数据中心模块主要功能是管理用户上传的设备数据，用户可以在该模块中查看历史上传记录并上传新数据。</w:t>
      </w:r>
    </w:p>
    <w:p w14:paraId="362E1F20" w14:textId="77777777" w:rsidR="002521E3" w:rsidRPr="002521E3" w:rsidRDefault="002521E3" w:rsidP="00D90304">
      <w:pPr>
        <w:pStyle w:val="Text"/>
        <w:spacing w:line="360" w:lineRule="auto"/>
        <w:rPr>
          <w:rFonts w:asciiTheme="minorEastAsia" w:hAnsiTheme="minorEastAsia" w:cstheme="minorEastAsia"/>
          <w:sz w:val="21"/>
          <w:szCs w:val="21"/>
          <w:lang w:eastAsia="zh-CN"/>
        </w:rPr>
      </w:pPr>
      <w:r w:rsidRPr="002521E3">
        <w:rPr>
          <w:rFonts w:asciiTheme="minorEastAsia" w:hAnsiTheme="minorEastAsia" w:cstheme="minorEastAsia"/>
          <w:sz w:val="21"/>
          <w:szCs w:val="21"/>
          <w:lang w:eastAsia="zh-CN"/>
        </w:rPr>
        <w:t>本模块主要有以下两个功能：</w:t>
      </w:r>
    </w:p>
    <w:p w14:paraId="226CE492" w14:textId="68BF2456" w:rsidR="002521E3" w:rsidRP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1）</w:t>
      </w:r>
      <w:r w:rsidRPr="002521E3">
        <w:rPr>
          <w:rFonts w:asciiTheme="minorEastAsia" w:hAnsiTheme="minorEastAsia" w:cstheme="minorEastAsia"/>
          <w:sz w:val="21"/>
          <w:szCs w:val="21"/>
          <w:lang w:eastAsia="zh-CN"/>
        </w:rPr>
        <w:t>历史数据查看</w:t>
      </w:r>
    </w:p>
    <w:p w14:paraId="468975A1" w14:textId="07E1DFB2" w:rsidR="002521E3" w:rsidRP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2521E3">
        <w:rPr>
          <w:rFonts w:asciiTheme="minorEastAsia" w:hAnsiTheme="minorEastAsia" w:cstheme="minorEastAsia"/>
          <w:sz w:val="21"/>
          <w:szCs w:val="21"/>
          <w:lang w:eastAsia="zh-CN"/>
        </w:rPr>
        <w:t>数据中心界面允许用户查看之前上传的设备数据，每条数据记录都包含上传时间、对应设备、组件信息以及使用的模型情况。用户可以点击数据记录查看详细内容。</w:t>
      </w:r>
    </w:p>
    <w:p w14:paraId="22726AFF" w14:textId="24CBE00B" w:rsidR="002521E3" w:rsidRP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2）</w:t>
      </w:r>
      <w:r w:rsidRPr="002521E3">
        <w:rPr>
          <w:rFonts w:asciiTheme="minorEastAsia" w:hAnsiTheme="minorEastAsia" w:cstheme="minorEastAsia"/>
          <w:sz w:val="21"/>
          <w:szCs w:val="21"/>
          <w:lang w:eastAsia="zh-CN"/>
        </w:rPr>
        <w:t>新数据上传</w:t>
      </w:r>
    </w:p>
    <w:p w14:paraId="1A7F7362" w14:textId="3C5ED08D" w:rsidR="002521E3" w:rsidRDefault="002521E3" w:rsidP="00D90304">
      <w:pPr>
        <w:pStyle w:val="Text"/>
        <w:spacing w:line="360" w:lineRule="auto"/>
        <w:rPr>
          <w:rFonts w:asciiTheme="minorEastAsia" w:hAnsiTheme="minorEastAsia" w:cstheme="minorEastAsia"/>
          <w:sz w:val="21"/>
          <w:szCs w:val="21"/>
          <w:lang w:eastAsia="zh-CN"/>
        </w:rPr>
      </w:pPr>
      <w:r>
        <w:rPr>
          <w:rFonts w:asciiTheme="minorEastAsia" w:hAnsiTheme="minorEastAsia" w:cstheme="minorEastAsia" w:hint="eastAsia"/>
          <w:sz w:val="21"/>
          <w:szCs w:val="21"/>
          <w:lang w:eastAsia="zh-CN"/>
        </w:rPr>
        <w:t>·</w:t>
      </w:r>
      <w:r w:rsidRPr="002521E3">
        <w:rPr>
          <w:rFonts w:asciiTheme="minorEastAsia" w:hAnsiTheme="minorEastAsia" w:cstheme="minorEastAsia"/>
          <w:sz w:val="21"/>
          <w:szCs w:val="21"/>
          <w:lang w:eastAsia="zh-CN"/>
        </w:rPr>
        <w:t>用户可以通过数据中心上传新的设备数据。在上传过程中，用户需要选择相应的设备和组件，并指定要使用的模型。上传完成后，用户可以选择是否立即进行数据预测。</w:t>
      </w:r>
    </w:p>
    <w:p w14:paraId="4A2E0E9D" w14:textId="10A26457" w:rsidR="002521E3" w:rsidRDefault="002521E3" w:rsidP="00D90304">
      <w:pPr>
        <w:pStyle w:val="Text"/>
        <w:spacing w:line="360" w:lineRule="auto"/>
        <w:jc w:val="center"/>
        <w:rPr>
          <w:rFonts w:asciiTheme="minorEastAsia" w:hAnsiTheme="minorEastAsia" w:cstheme="minorEastAsia"/>
          <w:sz w:val="21"/>
          <w:szCs w:val="21"/>
          <w:lang w:eastAsia="zh-CN"/>
        </w:rPr>
      </w:pPr>
      <w:r>
        <w:rPr>
          <w:rFonts w:asciiTheme="minorEastAsia" w:hAnsiTheme="minorEastAsia" w:cstheme="minorEastAsia" w:hint="eastAsia"/>
          <w:noProof/>
          <w:sz w:val="21"/>
          <w:szCs w:val="21"/>
          <w:lang w:eastAsia="zh-CN"/>
        </w:rPr>
        <w:lastRenderedPageBreak/>
        <w:drawing>
          <wp:inline distT="0" distB="0" distL="0" distR="0" wp14:anchorId="40F0167A" wp14:editId="47CEC4B3">
            <wp:extent cx="3596640" cy="4948103"/>
            <wp:effectExtent l="0" t="0" r="3810" b="5080"/>
            <wp:docPr id="10070312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31200" name="图片 1007031200"/>
                    <pic:cNvPicPr/>
                  </pic:nvPicPr>
                  <pic:blipFill>
                    <a:blip r:embed="rId22"/>
                    <a:stretch>
                      <a:fillRect/>
                    </a:stretch>
                  </pic:blipFill>
                  <pic:spPr>
                    <a:xfrm>
                      <a:off x="0" y="0"/>
                      <a:ext cx="3602600" cy="4956302"/>
                    </a:xfrm>
                    <a:prstGeom prst="rect">
                      <a:avLst/>
                    </a:prstGeom>
                  </pic:spPr>
                </pic:pic>
              </a:graphicData>
            </a:graphic>
          </wp:inline>
        </w:drawing>
      </w:r>
    </w:p>
    <w:p w14:paraId="0AE2E8B4" w14:textId="43177934" w:rsidR="002521E3" w:rsidRPr="00BE5CB4" w:rsidRDefault="002521E3" w:rsidP="00D90304">
      <w:pPr>
        <w:pStyle w:val="Text"/>
        <w:spacing w:line="360" w:lineRule="auto"/>
        <w:jc w:val="center"/>
        <w:rPr>
          <w:rFonts w:ascii="仿宋" w:eastAsia="仿宋" w:hAnsi="仿宋" w:cs="仿宋"/>
          <w:b/>
          <w:bCs/>
          <w:sz w:val="21"/>
          <w:szCs w:val="21"/>
          <w:lang w:eastAsia="zh-CN"/>
        </w:rPr>
      </w:pPr>
      <w:r>
        <w:rPr>
          <w:rFonts w:ascii="仿宋" w:eastAsia="仿宋" w:hAnsi="仿宋" w:cs="仿宋" w:hint="eastAsia"/>
          <w:b/>
          <w:bCs/>
          <w:sz w:val="21"/>
          <w:szCs w:val="21"/>
          <w:lang w:val="de-DE" w:eastAsia="zh-CN"/>
        </w:rPr>
        <w:t>图</w:t>
      </w:r>
      <w:r>
        <w:rPr>
          <w:rFonts w:ascii="仿宋" w:eastAsia="仿宋" w:hAnsi="仿宋" w:cs="仿宋" w:hint="eastAsia"/>
          <w:b/>
          <w:bCs/>
          <w:sz w:val="21"/>
          <w:szCs w:val="21"/>
          <w:lang w:eastAsia="zh-CN"/>
        </w:rPr>
        <w:t xml:space="preserve"> </w:t>
      </w:r>
      <w:r w:rsidR="00AA5701">
        <w:rPr>
          <w:rFonts w:ascii="仿宋" w:eastAsia="仿宋" w:hAnsi="仿宋" w:cs="仿宋" w:hint="eastAsia"/>
          <w:b/>
          <w:bCs/>
          <w:sz w:val="21"/>
          <w:szCs w:val="21"/>
          <w:lang w:eastAsia="zh-CN"/>
        </w:rPr>
        <w:t>4</w:t>
      </w:r>
      <w:r>
        <w:rPr>
          <w:rFonts w:ascii="仿宋" w:eastAsia="仿宋" w:hAnsi="仿宋" w:cs="仿宋" w:hint="eastAsia"/>
          <w:b/>
          <w:bCs/>
          <w:sz w:val="21"/>
          <w:szCs w:val="21"/>
          <w:lang w:eastAsia="zh-CN"/>
        </w:rPr>
        <w:t>-6 数据中心示意图</w:t>
      </w:r>
    </w:p>
    <w:p w14:paraId="22114077" w14:textId="77777777" w:rsidR="002521E3" w:rsidRPr="002521E3" w:rsidRDefault="002521E3" w:rsidP="00D90304">
      <w:pPr>
        <w:pStyle w:val="Text"/>
        <w:spacing w:line="360" w:lineRule="auto"/>
        <w:jc w:val="center"/>
        <w:rPr>
          <w:rFonts w:asciiTheme="minorEastAsia" w:hAnsiTheme="minorEastAsia" w:cstheme="minorEastAsia"/>
          <w:sz w:val="21"/>
          <w:szCs w:val="21"/>
          <w:lang w:eastAsia="zh-CN"/>
        </w:rPr>
      </w:pPr>
    </w:p>
    <w:p w14:paraId="7B10B1DC" w14:textId="77777777" w:rsidR="00AF6240" w:rsidRPr="002521E3" w:rsidRDefault="00AF6240" w:rsidP="00D90304">
      <w:pPr>
        <w:tabs>
          <w:tab w:val="left" w:pos="762"/>
        </w:tabs>
        <w:spacing w:line="360" w:lineRule="auto"/>
        <w:rPr>
          <w:sz w:val="21"/>
          <w:szCs w:val="21"/>
          <w:lang w:val="en-US" w:eastAsia="zh-CN"/>
        </w:rPr>
      </w:pPr>
    </w:p>
    <w:sectPr w:rsidR="00AF6240" w:rsidRPr="002521E3">
      <w:headerReference w:type="default" r:id="rId23"/>
      <w:footerReference w:type="default" r:id="rId24"/>
      <w:headerReference w:type="first" r:id="rId25"/>
      <w:pgSz w:w="11907" w:h="16840"/>
      <w:pgMar w:top="1412" w:right="1412" w:bottom="1140" w:left="1412"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Lyon BIAN" w:date="2025-01-29T21:01:00Z" w:initials="LB">
    <w:p w14:paraId="0046C796" w14:textId="77777777" w:rsidR="00ED70C2" w:rsidRDefault="00ED70C2" w:rsidP="00ED70C2">
      <w:pPr>
        <w:pStyle w:val="a8"/>
      </w:pPr>
      <w:r>
        <w:rPr>
          <w:rStyle w:val="aff5"/>
        </w:rPr>
        <w:annotationRef/>
      </w:r>
      <w:r>
        <w:rPr>
          <w:rFonts w:hint="eastAsia"/>
        </w:rPr>
        <w:t>西文是</w:t>
      </w:r>
      <w:r>
        <w:rPr>
          <w:rFonts w:hint="eastAsia"/>
        </w:rPr>
        <w:t>times</w:t>
      </w:r>
      <w:r>
        <w:rPr>
          <w:rFonts w:hint="eastAsi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6C7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C83EC7" w16cex:dateUtc="2025-01-29T13: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6C796" w16cid:durableId="2BC83E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7CBE7" w14:textId="77777777" w:rsidR="0041350F" w:rsidRDefault="0041350F">
      <w:pPr>
        <w:spacing w:after="0"/>
      </w:pPr>
      <w:r>
        <w:separator/>
      </w:r>
    </w:p>
  </w:endnote>
  <w:endnote w:type="continuationSeparator" w:id="0">
    <w:p w14:paraId="3EDD03B3" w14:textId="77777777" w:rsidR="0041350F" w:rsidRDefault="004135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bbey">
    <w:altName w:val="Corbel"/>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ill Sans MT">
    <w:charset w:val="00"/>
    <w:family w:val="swiss"/>
    <w:pitch w:val="variable"/>
    <w:sig w:usb0="00000003" w:usb1="00000000" w:usb2="00000000" w:usb3="00000000" w:csb0="00000003"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FAEBB" w14:textId="006D97B7" w:rsidR="00AF6240" w:rsidRPr="00FD1318" w:rsidRDefault="00000000">
    <w:pPr>
      <w:pStyle w:val="af0"/>
      <w:jc w:val="right"/>
      <w:rPr>
        <w:lang w:val="en-GB" w:eastAsia="zh-CN"/>
        <w:rPrChange w:id="201" w:author="Lyon BIAN" w:date="2025-01-27T22:05:00Z" w16du:dateUtc="2025-01-27T14:05:00Z">
          <w:rPr>
            <w:rFonts w:eastAsia="PMingLiU"/>
            <w:lang w:val="en-GB" w:eastAsia="zh-HK"/>
          </w:rPr>
        </w:rPrChange>
      </w:rPr>
    </w:pPr>
    <w:r>
      <w:rPr>
        <w:rFonts w:eastAsia="PMingLiU"/>
        <w:b/>
        <w:lang w:val="en-GB" w:eastAsia="zh-HK"/>
      </w:rPr>
      <w:fldChar w:fldCharType="begin"/>
    </w:r>
    <w:r>
      <w:rPr>
        <w:rFonts w:eastAsia="PMingLiU"/>
        <w:b/>
        <w:lang w:val="en-GB" w:eastAsia="zh-HK"/>
      </w:rPr>
      <w:instrText xml:space="preserve"> PAGE  \* Arabic  \* MERGEFORMAT </w:instrText>
    </w:r>
    <w:r>
      <w:rPr>
        <w:rFonts w:eastAsia="PMingLiU"/>
        <w:b/>
        <w:lang w:val="en-GB" w:eastAsia="zh-HK"/>
      </w:rPr>
      <w:fldChar w:fldCharType="separate"/>
    </w:r>
    <w:r>
      <w:rPr>
        <w:rFonts w:eastAsia="PMingLiU"/>
        <w:b/>
        <w:lang w:val="en-GB" w:eastAsia="zh-HK"/>
      </w:rPr>
      <w:t>55</w:t>
    </w:r>
    <w:r>
      <w:rPr>
        <w:rFonts w:eastAsia="PMingLiU"/>
        <w:b/>
        <w:lang w:val="en-GB" w:eastAsia="zh-HK"/>
      </w:rPr>
      <w:fldChar w:fldCharType="end"/>
    </w:r>
  </w:p>
  <w:p w14:paraId="131F110E" w14:textId="77777777" w:rsidR="00AF6240" w:rsidRDefault="00AF6240">
    <w:pPr>
      <w:pStyle w:val="af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C09E3" w14:textId="77777777" w:rsidR="0041350F" w:rsidRDefault="0041350F">
      <w:pPr>
        <w:spacing w:after="0"/>
      </w:pPr>
      <w:r>
        <w:separator/>
      </w:r>
    </w:p>
  </w:footnote>
  <w:footnote w:type="continuationSeparator" w:id="0">
    <w:p w14:paraId="5095435A" w14:textId="77777777" w:rsidR="0041350F" w:rsidRDefault="0041350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283F9" w14:textId="77777777" w:rsidR="00AF6240" w:rsidRDefault="00AF6240">
    <w:pPr>
      <w:pStyle w:val="af2"/>
      <w:jc w:val="left"/>
      <w:rPr>
        <w:rFonts w:eastAsia="PMingLiU"/>
        <w:lang w:eastAsia="zh-HK"/>
      </w:rPr>
    </w:pPr>
  </w:p>
  <w:p w14:paraId="7EDA391E" w14:textId="5450840D" w:rsidR="00994540" w:rsidRPr="00994540" w:rsidRDefault="00344F2D">
    <w:pPr>
      <w:pStyle w:val="af2"/>
      <w:jc w:val="left"/>
      <w:rPr>
        <w:lang w:val="en-US" w:eastAsia="zh-CN"/>
        <w:rPrChange w:id="200" w:author="Lyon BIAN" w:date="2025-01-27T22:05:00Z" w16du:dateUtc="2025-01-27T14:05:00Z">
          <w:rPr>
            <w:lang w:eastAsia="zh-CN"/>
          </w:rPr>
        </w:rPrChange>
      </w:rPr>
    </w:pPr>
    <w:r w:rsidRPr="00D7160B">
      <w:rPr>
        <w:lang w:eastAsia="zh-CN"/>
      </w:rPr>
      <w:t>基</w:t>
    </w:r>
    <w:r>
      <w:rPr>
        <w:rFonts w:hint="eastAsia"/>
        <w:lang w:eastAsia="zh-CN"/>
      </w:rPr>
      <w:t>于神经网络的设备</w:t>
    </w:r>
    <w:r w:rsidR="00FD1318">
      <w:rPr>
        <w:rFonts w:hint="eastAsia"/>
        <w:lang w:eastAsia="zh-CN"/>
      </w:rPr>
      <w:t>剩余</w:t>
    </w:r>
    <w:r>
      <w:rPr>
        <w:rFonts w:hint="eastAsia"/>
        <w:lang w:eastAsia="zh-CN"/>
      </w:rPr>
      <w:t>寿命预测</w:t>
    </w:r>
    <w:r w:rsidRPr="00FD1318">
      <w:rPr>
        <w:rFonts w:ascii="Times New Roman" w:hAnsi="Times New Roman" w:cs="Times New Roman"/>
        <w:lang w:eastAsia="zh-CN"/>
      </w:rPr>
      <w:t>Web</w:t>
    </w:r>
    <w:r>
      <w:rPr>
        <w:rFonts w:hint="eastAsia"/>
        <w:lang w:eastAsia="zh-CN"/>
      </w:rPr>
      <w:t xml:space="preserve"> </w:t>
    </w:r>
    <w:r>
      <w:rPr>
        <w:rFonts w:hint="eastAsia"/>
        <w:lang w:eastAsia="zh-CN"/>
      </w:rPr>
      <w:t>应用及系统构建方法</w:t>
    </w:r>
    <w:r w:rsidR="00115815">
      <w:rPr>
        <w:rFonts w:hint="eastAsia"/>
        <w:lang w:val="en-US" w:eastAsia="zh-CN"/>
      </w:rPr>
      <w:t xml:space="preserve">  </w:t>
    </w:r>
    <w:r w:rsidR="00115815">
      <w:rPr>
        <w:rFonts w:hint="eastAsia"/>
        <w:lang w:val="en-US" w:eastAsia="zh-CN"/>
      </w:rPr>
      <w:t>设计说明</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page" w:tblpX="1525" w:tblpY="693"/>
      <w:tblOverlap w:val="never"/>
      <w:tblW w:w="9105" w:type="dxa"/>
      <w:tblLayout w:type="fixed"/>
      <w:tblLook w:val="04A0" w:firstRow="1" w:lastRow="0" w:firstColumn="1" w:lastColumn="0" w:noHBand="0" w:noVBand="1"/>
    </w:tblPr>
    <w:tblGrid>
      <w:gridCol w:w="6525"/>
      <w:gridCol w:w="2580"/>
    </w:tblGrid>
    <w:tr w:rsidR="00AF6240" w14:paraId="48A2BF19" w14:textId="77777777">
      <w:trPr>
        <w:trHeight w:hRule="exact" w:val="312"/>
      </w:trPr>
      <w:tc>
        <w:tcPr>
          <w:tcW w:w="6525" w:type="dxa"/>
          <w:tcBorders>
            <w:tl2br w:val="nil"/>
            <w:tr2bl w:val="nil"/>
          </w:tcBorders>
          <w:vAlign w:val="center"/>
        </w:tcPr>
        <w:p w14:paraId="45B5C439" w14:textId="0DDAFC8E" w:rsidR="00AF6240" w:rsidRDefault="00D7160B">
          <w:pPr>
            <w:pStyle w:val="af2"/>
            <w:jc w:val="left"/>
            <w:rPr>
              <w:lang w:val="en-US" w:eastAsia="zh-CN"/>
            </w:rPr>
          </w:pPr>
          <w:r w:rsidRPr="00D7160B">
            <w:rPr>
              <w:lang w:eastAsia="zh-CN"/>
            </w:rPr>
            <w:t>基</w:t>
          </w:r>
          <w:r w:rsidR="00344F2D">
            <w:rPr>
              <w:rFonts w:hint="eastAsia"/>
              <w:lang w:eastAsia="zh-CN"/>
            </w:rPr>
            <w:t>于神经网络的设备</w:t>
          </w:r>
          <w:r w:rsidR="00FD1318">
            <w:rPr>
              <w:rFonts w:hint="eastAsia"/>
              <w:lang w:eastAsia="zh-CN"/>
            </w:rPr>
            <w:t>剩余</w:t>
          </w:r>
          <w:r w:rsidR="00344F2D">
            <w:rPr>
              <w:rFonts w:hint="eastAsia"/>
              <w:lang w:eastAsia="zh-CN"/>
            </w:rPr>
            <w:t>寿命预测</w:t>
          </w:r>
          <w:r w:rsidR="00344F2D" w:rsidRPr="00FD1318">
            <w:rPr>
              <w:rFonts w:ascii="Times New Roman" w:hAnsi="Times New Roman" w:cs="Times New Roman"/>
              <w:lang w:eastAsia="zh-CN"/>
            </w:rPr>
            <w:t>Web</w:t>
          </w:r>
          <w:r w:rsidR="00344F2D">
            <w:rPr>
              <w:rFonts w:hint="eastAsia"/>
              <w:lang w:eastAsia="zh-CN"/>
            </w:rPr>
            <w:t xml:space="preserve"> </w:t>
          </w:r>
          <w:r w:rsidR="00344F2D">
            <w:rPr>
              <w:rFonts w:hint="eastAsia"/>
              <w:lang w:eastAsia="zh-CN"/>
            </w:rPr>
            <w:t>应用及系统构建方法</w:t>
          </w:r>
          <w:r w:rsidR="00115815">
            <w:rPr>
              <w:rFonts w:hint="eastAsia"/>
              <w:lang w:val="en-US" w:eastAsia="zh-CN"/>
            </w:rPr>
            <w:t xml:space="preserve">  </w:t>
          </w:r>
          <w:r w:rsidR="00115815">
            <w:rPr>
              <w:rFonts w:hint="eastAsia"/>
              <w:lang w:val="en-US" w:eastAsia="zh-CN"/>
            </w:rPr>
            <w:t>设计说明</w:t>
          </w:r>
          <w:r w:rsidR="00115815">
            <w:rPr>
              <w:rFonts w:hint="eastAsia"/>
              <w:lang w:val="en-US" w:eastAsia="zh-CN"/>
            </w:rPr>
            <w:t xml:space="preserve"> </w:t>
          </w:r>
          <w:r w:rsidR="00FD1318">
            <w:rPr>
              <w:rFonts w:hint="eastAsia"/>
              <w:lang w:val="en-US" w:eastAsia="zh-CN"/>
            </w:rPr>
            <w:t xml:space="preserve">                   </w:t>
          </w:r>
        </w:p>
      </w:tc>
      <w:tc>
        <w:tcPr>
          <w:tcW w:w="2580" w:type="dxa"/>
          <w:tcBorders>
            <w:tl2br w:val="nil"/>
            <w:tr2bl w:val="nil"/>
          </w:tcBorders>
        </w:tcPr>
        <w:p w14:paraId="69359BB1" w14:textId="2B80CDD6" w:rsidR="00AF6240" w:rsidRDefault="00000000">
          <w:pPr>
            <w:spacing w:after="240"/>
            <w:jc w:val="right"/>
            <w:rPr>
              <w:lang w:eastAsia="zh-CN"/>
            </w:rPr>
          </w:pPr>
          <w:r>
            <w:rPr>
              <w:noProof/>
            </w:rPr>
            <mc:AlternateContent>
              <mc:Choice Requires="wps">
                <w:drawing>
                  <wp:anchor distT="0" distB="0" distL="114300" distR="114300" simplePos="0" relativeHeight="251660288" behindDoc="0" locked="0" layoutInCell="1" allowOverlap="1" wp14:anchorId="07FB43AA" wp14:editId="4D5F87FB">
                    <wp:simplePos x="0" y="0"/>
                    <wp:positionH relativeFrom="margin">
                      <wp:posOffset>-154305</wp:posOffset>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F08B61" w14:textId="77777777" w:rsidR="00AF6240" w:rsidRDefault="00AF6240">
                                <w:pPr>
                                  <w:pStyle w:val="af2"/>
                                  <w:rPr>
                                    <w:lang w:eastAsia="zh-CN"/>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FB43AA" id="_x0000_t202" coordsize="21600,21600" o:spt="202" path="m,l,21600r21600,l21600,xe">
                    <v:stroke joinstyle="miter"/>
                    <v:path gradientshapeok="t" o:connecttype="rect"/>
                  </v:shapetype>
                  <v:shape id="文本框 6" o:spid="_x0000_s1026" type="#_x0000_t202" style="position:absolute;left:0;text-align:left;margin-left:-12.15pt;margin-top:0;width:2in;height:2in;z-index:251660288;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" filled="f" stroked="f" strokeweight=".5pt">
                    <v:textbox style="mso-fit-shape-to-text:t" inset="0,0,0,0">
                      <w:txbxContent>
                        <w:p w14:paraId="64F08B61" w14:textId="77777777" w:rsidR="00AF6240" w:rsidRDefault="00AF6240">
                          <w:pPr>
                            <w:pStyle w:val="af2"/>
                            <w:rPr>
                              <w:lang w:eastAsia="zh-CN"/>
                            </w:rPr>
                          </w:pPr>
                        </w:p>
                      </w:txbxContent>
                    </v:textbox>
                    <w10:wrap anchorx="margin"/>
                  </v:shape>
                </w:pict>
              </mc:Fallback>
            </mc:AlternateContent>
          </w:r>
        </w:p>
      </w:tc>
    </w:tr>
  </w:tbl>
  <w:p w14:paraId="268A0E35" w14:textId="0FDD12B1" w:rsidR="00AF6240" w:rsidRDefault="00574761">
    <w:pPr>
      <w:rPr>
        <w:sz w:val="2"/>
        <w:szCs w:val="2"/>
        <w:lang w:eastAsia="zh-CN"/>
      </w:rPr>
    </w:pPr>
    <w:r>
      <w:rPr>
        <w:rFonts w:hint="eastAsia"/>
        <w:sz w:val="2"/>
        <w:szCs w:val="2"/>
        <w:lang w:eastAsia="zh-CN"/>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2C3EEE"/>
    <w:multiLevelType w:val="singleLevel"/>
    <w:tmpl w:val="F72C3EEE"/>
    <w:lvl w:ilvl="0">
      <w:start w:val="1"/>
      <w:numFmt w:val="decimal"/>
      <w:suff w:val="nothing"/>
      <w:lvlText w:val="%1）"/>
      <w:lvlJc w:val="left"/>
    </w:lvl>
  </w:abstractNum>
  <w:abstractNum w:abstractNumId="1" w15:restartNumberingAfterBreak="0">
    <w:nsid w:val="06E10F19"/>
    <w:multiLevelType w:val="multilevel"/>
    <w:tmpl w:val="E0E652EC"/>
    <w:lvl w:ilvl="0">
      <w:start w:val="1"/>
      <w:numFmt w:val="decimal"/>
      <w:pStyle w:val="1"/>
      <w:lvlText w:val="%1"/>
      <w:lvlJc w:val="left"/>
      <w:pPr>
        <w:tabs>
          <w:tab w:val="left" w:pos="432"/>
        </w:tabs>
        <w:ind w:left="432" w:hanging="432"/>
      </w:pPr>
      <w:rPr>
        <w:rFonts w:cs="Times New Roman"/>
      </w:rPr>
    </w:lvl>
    <w:lvl w:ilvl="1">
      <w:start w:val="1"/>
      <w:numFmt w:val="decimal"/>
      <w:pStyle w:val="2"/>
      <w:lvlText w:val="%1.%2"/>
      <w:lvlJc w:val="left"/>
      <w:pPr>
        <w:tabs>
          <w:tab w:val="left" w:pos="576"/>
        </w:tabs>
        <w:ind w:left="576" w:hanging="576"/>
      </w:pPr>
      <w:rPr>
        <w:rFonts w:ascii="宋体" w:eastAsia="宋体" w:hAnsi="宋体" w:cs="Times New Roman"/>
      </w:rPr>
    </w:lvl>
    <w:lvl w:ilvl="2">
      <w:start w:val="1"/>
      <w:numFmt w:val="decimal"/>
      <w:pStyle w:val="3"/>
      <w:lvlText w:val="%1.%2.%3"/>
      <w:lvlJc w:val="left"/>
      <w:pPr>
        <w:tabs>
          <w:tab w:val="left" w:pos="720"/>
        </w:tabs>
        <w:ind w:left="720" w:hanging="720"/>
      </w:pPr>
      <w:rPr>
        <w:rFonts w:cs="Times New Roman"/>
      </w:rPr>
    </w:lvl>
    <w:lvl w:ilvl="3">
      <w:start w:val="1"/>
      <w:numFmt w:val="decimal"/>
      <w:pStyle w:val="4"/>
      <w:lvlText w:val="%1.%2.%3.%4"/>
      <w:lvlJc w:val="left"/>
      <w:pPr>
        <w:tabs>
          <w:tab w:val="left" w:pos="864"/>
        </w:tabs>
        <w:ind w:left="864" w:hanging="864"/>
      </w:pPr>
      <w:rPr>
        <w:rFonts w:cs="Times New Roman"/>
      </w:rPr>
    </w:lvl>
    <w:lvl w:ilvl="4">
      <w:start w:val="1"/>
      <w:numFmt w:val="decimal"/>
      <w:pStyle w:val="5"/>
      <w:lvlText w:val="%1.%2.%3.%4.%5"/>
      <w:lvlJc w:val="left"/>
      <w:pPr>
        <w:tabs>
          <w:tab w:val="left" w:pos="1008"/>
        </w:tabs>
        <w:ind w:left="1008" w:hanging="1008"/>
      </w:pPr>
      <w:rPr>
        <w:rFonts w:cs="Times New Roman"/>
      </w:rPr>
    </w:lvl>
    <w:lvl w:ilvl="5">
      <w:start w:val="1"/>
      <w:numFmt w:val="decimal"/>
      <w:pStyle w:val="6"/>
      <w:lvlText w:val="%1.%2.%3.%4.%5.%6"/>
      <w:lvlJc w:val="left"/>
      <w:pPr>
        <w:tabs>
          <w:tab w:val="left" w:pos="1152"/>
        </w:tabs>
        <w:ind w:left="1152" w:hanging="1152"/>
      </w:pPr>
      <w:rPr>
        <w:rFonts w:cs="Times New Roman"/>
      </w:rPr>
    </w:lvl>
    <w:lvl w:ilvl="6">
      <w:start w:val="1"/>
      <w:numFmt w:val="decimal"/>
      <w:pStyle w:val="7"/>
      <w:lvlText w:val="%1.%2.%3.%4.%5.%6.%7"/>
      <w:lvlJc w:val="left"/>
      <w:pPr>
        <w:tabs>
          <w:tab w:val="left" w:pos="1296"/>
        </w:tabs>
        <w:ind w:left="1296" w:hanging="1296"/>
      </w:pPr>
      <w:rPr>
        <w:rFonts w:cs="Times New Roman"/>
      </w:rPr>
    </w:lvl>
    <w:lvl w:ilvl="7">
      <w:start w:val="1"/>
      <w:numFmt w:val="decimal"/>
      <w:pStyle w:val="8"/>
      <w:lvlText w:val="%1.%2.%3.%4.%5.%6.%7.%8"/>
      <w:lvlJc w:val="left"/>
      <w:pPr>
        <w:tabs>
          <w:tab w:val="left" w:pos="1440"/>
        </w:tabs>
        <w:ind w:left="1440" w:hanging="1440"/>
      </w:pPr>
      <w:rPr>
        <w:rFonts w:cs="Times New Roman"/>
      </w:rPr>
    </w:lvl>
    <w:lvl w:ilvl="8">
      <w:start w:val="1"/>
      <w:numFmt w:val="decimal"/>
      <w:pStyle w:val="9"/>
      <w:lvlText w:val="%1.%2.%3.%4.%5.%6.%7.%8.%9"/>
      <w:lvlJc w:val="left"/>
      <w:pPr>
        <w:tabs>
          <w:tab w:val="left" w:pos="1584"/>
        </w:tabs>
        <w:ind w:left="1584" w:hanging="1584"/>
      </w:pPr>
      <w:rPr>
        <w:rFonts w:cs="Times New Roman"/>
      </w:rPr>
    </w:lvl>
  </w:abstractNum>
  <w:abstractNum w:abstractNumId="2" w15:restartNumberingAfterBreak="0">
    <w:nsid w:val="0D800EA6"/>
    <w:multiLevelType w:val="hybridMultilevel"/>
    <w:tmpl w:val="63E82A0E"/>
    <w:lvl w:ilvl="0" w:tplc="28DAAE9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40645D"/>
    <w:multiLevelType w:val="multilevel"/>
    <w:tmpl w:val="0E40645D"/>
    <w:lvl w:ilvl="0">
      <w:start w:val="1"/>
      <w:numFmt w:val="upperRoman"/>
      <w:lvlText w:val="%1."/>
      <w:lvlJc w:val="left"/>
      <w:pPr>
        <w:tabs>
          <w:tab w:val="left" w:pos="-360"/>
        </w:tabs>
        <w:ind w:left="-720"/>
      </w:pPr>
      <w:rPr>
        <w:rFonts w:cs="Times New Roman" w:hint="default"/>
      </w:rPr>
    </w:lvl>
    <w:lvl w:ilvl="1">
      <w:start w:val="1"/>
      <w:numFmt w:val="upperLetter"/>
      <w:pStyle w:val="berschrift1Anhang"/>
      <w:lvlText w:val="%2."/>
      <w:lvlJc w:val="left"/>
      <w:pPr>
        <w:tabs>
          <w:tab w:val="left" w:pos="431"/>
        </w:tabs>
        <w:ind w:left="431" w:hanging="431"/>
      </w:pPr>
      <w:rPr>
        <w:rFonts w:ascii="Arial" w:hAnsi="Arial" w:cs="Arial" w:hint="default"/>
        <w:b w:val="0"/>
        <w:bCs w:val="0"/>
        <w:i w:val="0"/>
        <w:iCs w:val="0"/>
        <w:caps w:val="0"/>
        <w:smallCaps w:val="0"/>
        <w:strike w:val="0"/>
        <w:dstrike w:val="0"/>
        <w:vanish w:val="0"/>
        <w:color w:val="auto"/>
        <w:spacing w:val="0"/>
        <w:w w:val="100"/>
        <w:kern w:val="0"/>
        <w:position w:val="0"/>
        <w:sz w:val="20"/>
        <w:szCs w:val="20"/>
        <w:u w:val="none"/>
        <w:vertAlign w:val="baseline"/>
      </w:rPr>
    </w:lvl>
    <w:lvl w:ilvl="2">
      <w:start w:val="1"/>
      <w:numFmt w:val="decimal"/>
      <w:pStyle w:val="berschrift2Anhang"/>
      <w:lvlText w:val="%2%3."/>
      <w:lvlJc w:val="left"/>
      <w:pPr>
        <w:tabs>
          <w:tab w:val="left" w:pos="1298"/>
        </w:tabs>
        <w:ind w:left="1298" w:hanging="578"/>
      </w:pPr>
      <w:rPr>
        <w:rFonts w:cs="Times New Roman" w:hint="default"/>
      </w:rPr>
    </w:lvl>
    <w:lvl w:ilvl="3">
      <w:start w:val="1"/>
      <w:numFmt w:val="lowerLetter"/>
      <w:lvlText w:val="%4)"/>
      <w:lvlJc w:val="left"/>
      <w:pPr>
        <w:tabs>
          <w:tab w:val="left" w:pos="1800"/>
        </w:tabs>
        <w:ind w:left="1440"/>
      </w:pPr>
      <w:rPr>
        <w:rFonts w:cs="Times New Roman" w:hint="default"/>
      </w:rPr>
    </w:lvl>
    <w:lvl w:ilvl="4">
      <w:start w:val="1"/>
      <w:numFmt w:val="decimal"/>
      <w:lvlText w:val="(%5)"/>
      <w:lvlJc w:val="left"/>
      <w:pPr>
        <w:tabs>
          <w:tab w:val="left" w:pos="2520"/>
        </w:tabs>
        <w:ind w:left="2160"/>
      </w:pPr>
      <w:rPr>
        <w:rFonts w:cs="Times New Roman" w:hint="default"/>
      </w:rPr>
    </w:lvl>
    <w:lvl w:ilvl="5">
      <w:start w:val="1"/>
      <w:numFmt w:val="lowerLetter"/>
      <w:lvlText w:val="(%6)"/>
      <w:lvlJc w:val="left"/>
      <w:pPr>
        <w:tabs>
          <w:tab w:val="left" w:pos="3240"/>
        </w:tabs>
        <w:ind w:left="2880"/>
      </w:pPr>
      <w:rPr>
        <w:rFonts w:cs="Times New Roman" w:hint="default"/>
      </w:rPr>
    </w:lvl>
    <w:lvl w:ilvl="6">
      <w:start w:val="1"/>
      <w:numFmt w:val="lowerRoman"/>
      <w:lvlText w:val="(%7)"/>
      <w:lvlJc w:val="left"/>
      <w:pPr>
        <w:tabs>
          <w:tab w:val="left" w:pos="3960"/>
        </w:tabs>
        <w:ind w:left="3600"/>
      </w:pPr>
      <w:rPr>
        <w:rFonts w:cs="Times New Roman" w:hint="default"/>
      </w:rPr>
    </w:lvl>
    <w:lvl w:ilvl="7">
      <w:start w:val="1"/>
      <w:numFmt w:val="lowerLetter"/>
      <w:lvlText w:val="(%8)"/>
      <w:lvlJc w:val="left"/>
      <w:pPr>
        <w:tabs>
          <w:tab w:val="left" w:pos="4680"/>
        </w:tabs>
        <w:ind w:left="4320"/>
      </w:pPr>
      <w:rPr>
        <w:rFonts w:cs="Times New Roman" w:hint="default"/>
      </w:rPr>
    </w:lvl>
    <w:lvl w:ilvl="8">
      <w:start w:val="1"/>
      <w:numFmt w:val="lowerRoman"/>
      <w:lvlText w:val="(%9)"/>
      <w:lvlJc w:val="left"/>
      <w:pPr>
        <w:tabs>
          <w:tab w:val="left" w:pos="5400"/>
        </w:tabs>
        <w:ind w:left="5040"/>
      </w:pPr>
      <w:rPr>
        <w:rFonts w:cs="Times New Roman" w:hint="default"/>
      </w:rPr>
    </w:lvl>
  </w:abstractNum>
  <w:abstractNum w:abstractNumId="4" w15:restartNumberingAfterBreak="0">
    <w:nsid w:val="103B4823"/>
    <w:multiLevelType w:val="hybridMultilevel"/>
    <w:tmpl w:val="961E97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1075115D"/>
    <w:multiLevelType w:val="hybridMultilevel"/>
    <w:tmpl w:val="C8C269D0"/>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20B652E"/>
    <w:multiLevelType w:val="hybridMultilevel"/>
    <w:tmpl w:val="C8C269D0"/>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2B721EE"/>
    <w:multiLevelType w:val="multilevel"/>
    <w:tmpl w:val="D2CA3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E86105"/>
    <w:multiLevelType w:val="multilevel"/>
    <w:tmpl w:val="874A9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D7B19"/>
    <w:multiLevelType w:val="multilevel"/>
    <w:tmpl w:val="8F3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272EC"/>
    <w:multiLevelType w:val="multilevel"/>
    <w:tmpl w:val="5298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F4E76"/>
    <w:multiLevelType w:val="multilevel"/>
    <w:tmpl w:val="92E28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C6361C"/>
    <w:multiLevelType w:val="hybridMultilevel"/>
    <w:tmpl w:val="C8C269D0"/>
    <w:lvl w:ilvl="0" w:tplc="0644AC7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E9A76BB"/>
    <w:multiLevelType w:val="hybridMultilevel"/>
    <w:tmpl w:val="D89EA530"/>
    <w:lvl w:ilvl="0" w:tplc="D13214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3C35AA0"/>
    <w:multiLevelType w:val="singleLevel"/>
    <w:tmpl w:val="33C35AA0"/>
    <w:lvl w:ilvl="0">
      <w:start w:val="1"/>
      <w:numFmt w:val="decimal"/>
      <w:suff w:val="nothing"/>
      <w:lvlText w:val="%1）"/>
      <w:lvlJc w:val="left"/>
    </w:lvl>
  </w:abstractNum>
  <w:abstractNum w:abstractNumId="15" w15:restartNumberingAfterBreak="0">
    <w:nsid w:val="3C166211"/>
    <w:multiLevelType w:val="multilevel"/>
    <w:tmpl w:val="BDF87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0F1C4E"/>
    <w:multiLevelType w:val="multilevel"/>
    <w:tmpl w:val="2AD472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8944EE"/>
    <w:multiLevelType w:val="multilevel"/>
    <w:tmpl w:val="378EA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4334F9"/>
    <w:multiLevelType w:val="multilevel"/>
    <w:tmpl w:val="4A4334F9"/>
    <w:lvl w:ilvl="0">
      <w:start w:val="5"/>
      <w:numFmt w:val="bullet"/>
      <w:lvlText w:val="-"/>
      <w:lvlJc w:val="left"/>
      <w:pPr>
        <w:ind w:left="720" w:hanging="360"/>
      </w:pPr>
      <w:rPr>
        <w:rFonts w:ascii="Arial" w:eastAsia="PMingLiU" w:hAnsi="Arial" w:cs="Arial" w:hint="default"/>
        <w:sz w:val="4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A932696"/>
    <w:multiLevelType w:val="multilevel"/>
    <w:tmpl w:val="F474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E21C40"/>
    <w:multiLevelType w:val="multilevel"/>
    <w:tmpl w:val="4DE21C4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50A9289E"/>
    <w:multiLevelType w:val="multilevel"/>
    <w:tmpl w:val="E124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AF7ACA"/>
    <w:multiLevelType w:val="hybridMultilevel"/>
    <w:tmpl w:val="D062CD16"/>
    <w:lvl w:ilvl="0" w:tplc="28DAAE9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98B60C3"/>
    <w:multiLevelType w:val="hybridMultilevel"/>
    <w:tmpl w:val="B7C6A5D8"/>
    <w:lvl w:ilvl="0" w:tplc="28DAAE9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B0674F5"/>
    <w:multiLevelType w:val="singleLevel"/>
    <w:tmpl w:val="5B0674F5"/>
    <w:lvl w:ilvl="0">
      <w:start w:val="1"/>
      <w:numFmt w:val="decimal"/>
      <w:suff w:val="nothing"/>
      <w:lvlText w:val="%1）"/>
      <w:lvlJc w:val="left"/>
    </w:lvl>
  </w:abstractNum>
  <w:abstractNum w:abstractNumId="25" w15:restartNumberingAfterBreak="0">
    <w:nsid w:val="5B06751D"/>
    <w:multiLevelType w:val="singleLevel"/>
    <w:tmpl w:val="5B06751D"/>
    <w:lvl w:ilvl="0">
      <w:start w:val="1"/>
      <w:numFmt w:val="decimal"/>
      <w:suff w:val="nothing"/>
      <w:lvlText w:val="%1）"/>
      <w:lvlJc w:val="left"/>
    </w:lvl>
  </w:abstractNum>
  <w:abstractNum w:abstractNumId="26" w15:restartNumberingAfterBreak="0">
    <w:nsid w:val="5B075D06"/>
    <w:multiLevelType w:val="singleLevel"/>
    <w:tmpl w:val="5B075D06"/>
    <w:lvl w:ilvl="0">
      <w:start w:val="1"/>
      <w:numFmt w:val="bullet"/>
      <w:lvlText w:val=""/>
      <w:lvlJc w:val="left"/>
      <w:pPr>
        <w:ind w:left="420" w:hanging="420"/>
      </w:pPr>
      <w:rPr>
        <w:rFonts w:ascii="Wingdings" w:hAnsi="Wingdings" w:hint="default"/>
      </w:rPr>
    </w:lvl>
  </w:abstractNum>
  <w:abstractNum w:abstractNumId="27" w15:restartNumberingAfterBreak="0">
    <w:nsid w:val="5B077825"/>
    <w:multiLevelType w:val="singleLevel"/>
    <w:tmpl w:val="5B077825"/>
    <w:lvl w:ilvl="0">
      <w:start w:val="1"/>
      <w:numFmt w:val="bullet"/>
      <w:lvlText w:val=""/>
      <w:lvlJc w:val="left"/>
      <w:pPr>
        <w:ind w:left="420" w:hanging="420"/>
      </w:pPr>
      <w:rPr>
        <w:rFonts w:ascii="Wingdings" w:hAnsi="Wingdings" w:hint="default"/>
      </w:rPr>
    </w:lvl>
  </w:abstractNum>
  <w:abstractNum w:abstractNumId="28" w15:restartNumberingAfterBreak="0">
    <w:nsid w:val="5B0778CE"/>
    <w:multiLevelType w:val="singleLevel"/>
    <w:tmpl w:val="5B0778CE"/>
    <w:lvl w:ilvl="0">
      <w:start w:val="1"/>
      <w:numFmt w:val="bullet"/>
      <w:lvlText w:val=""/>
      <w:lvlJc w:val="left"/>
      <w:pPr>
        <w:ind w:left="420" w:hanging="420"/>
      </w:pPr>
      <w:rPr>
        <w:rFonts w:ascii="Wingdings" w:hAnsi="Wingdings" w:hint="default"/>
      </w:rPr>
    </w:lvl>
  </w:abstractNum>
  <w:abstractNum w:abstractNumId="29" w15:restartNumberingAfterBreak="0">
    <w:nsid w:val="5B077F06"/>
    <w:multiLevelType w:val="singleLevel"/>
    <w:tmpl w:val="5B077F06"/>
    <w:lvl w:ilvl="0">
      <w:start w:val="1"/>
      <w:numFmt w:val="bullet"/>
      <w:lvlText w:val=""/>
      <w:lvlJc w:val="left"/>
      <w:pPr>
        <w:ind w:left="420" w:hanging="420"/>
      </w:pPr>
      <w:rPr>
        <w:rFonts w:ascii="Wingdings" w:hAnsi="Wingdings" w:hint="default"/>
      </w:rPr>
    </w:lvl>
  </w:abstractNum>
  <w:abstractNum w:abstractNumId="30" w15:restartNumberingAfterBreak="0">
    <w:nsid w:val="5B077F8A"/>
    <w:multiLevelType w:val="singleLevel"/>
    <w:tmpl w:val="5B077F8A"/>
    <w:lvl w:ilvl="0">
      <w:start w:val="1"/>
      <w:numFmt w:val="bullet"/>
      <w:lvlText w:val=""/>
      <w:lvlJc w:val="left"/>
      <w:pPr>
        <w:ind w:left="420" w:hanging="420"/>
      </w:pPr>
      <w:rPr>
        <w:rFonts w:ascii="Wingdings" w:hAnsi="Wingdings" w:hint="default"/>
      </w:rPr>
    </w:lvl>
  </w:abstractNum>
  <w:abstractNum w:abstractNumId="31" w15:restartNumberingAfterBreak="0">
    <w:nsid w:val="60764C39"/>
    <w:multiLevelType w:val="multilevel"/>
    <w:tmpl w:val="B1BCF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EB2B5B"/>
    <w:multiLevelType w:val="multilevel"/>
    <w:tmpl w:val="EC6ECE9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FE1675"/>
    <w:multiLevelType w:val="hybridMultilevel"/>
    <w:tmpl w:val="C8C269D0"/>
    <w:lvl w:ilvl="0" w:tplc="FFFFFFFF">
      <w:start w:val="1"/>
      <w:numFmt w:val="decimal"/>
      <w:lvlText w:val="%1）"/>
      <w:lvlJc w:val="left"/>
      <w:pPr>
        <w:ind w:left="360" w:hanging="360"/>
      </w:pPr>
      <w:rPr>
        <w:rFont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67C6545D"/>
    <w:multiLevelType w:val="hybridMultilevel"/>
    <w:tmpl w:val="9AD423B6"/>
    <w:lvl w:ilvl="0" w:tplc="28DAAE9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692D2EE8"/>
    <w:multiLevelType w:val="hybridMultilevel"/>
    <w:tmpl w:val="89D88E42"/>
    <w:lvl w:ilvl="0" w:tplc="28DAAE9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A6F6F87"/>
    <w:multiLevelType w:val="multilevel"/>
    <w:tmpl w:val="CC300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067C2A"/>
    <w:multiLevelType w:val="multilevel"/>
    <w:tmpl w:val="2FA0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64396E"/>
    <w:multiLevelType w:val="multilevel"/>
    <w:tmpl w:val="F71C7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49652A"/>
    <w:multiLevelType w:val="hybridMultilevel"/>
    <w:tmpl w:val="9D66FDAC"/>
    <w:lvl w:ilvl="0" w:tplc="28DAAE9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724C18D2"/>
    <w:multiLevelType w:val="multilevel"/>
    <w:tmpl w:val="EBC0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96392D"/>
    <w:multiLevelType w:val="hybridMultilevel"/>
    <w:tmpl w:val="5734E5F8"/>
    <w:lvl w:ilvl="0" w:tplc="28DAAE92">
      <w:start w:val="1"/>
      <w:numFmt w:val="decimal"/>
      <w:lvlText w:val="%1）"/>
      <w:lvlJc w:val="left"/>
      <w:pPr>
        <w:ind w:left="800" w:hanging="44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2" w15:restartNumberingAfterBreak="0">
    <w:nsid w:val="772774D8"/>
    <w:multiLevelType w:val="multilevel"/>
    <w:tmpl w:val="A0F8EF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803B68"/>
    <w:multiLevelType w:val="multilevel"/>
    <w:tmpl w:val="7954F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DA2366"/>
    <w:multiLevelType w:val="hybridMultilevel"/>
    <w:tmpl w:val="726C2590"/>
    <w:lvl w:ilvl="0" w:tplc="28DAAE92">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48249225">
    <w:abstractNumId w:val="1"/>
  </w:num>
  <w:num w:numId="2" w16cid:durableId="1146968292">
    <w:abstractNumId w:val="3"/>
  </w:num>
  <w:num w:numId="3" w16cid:durableId="687870732">
    <w:abstractNumId w:val="18"/>
  </w:num>
  <w:num w:numId="4" w16cid:durableId="2035646405">
    <w:abstractNumId w:val="24"/>
  </w:num>
  <w:num w:numId="5" w16cid:durableId="1999721069">
    <w:abstractNumId w:val="25"/>
  </w:num>
  <w:num w:numId="6" w16cid:durableId="317736655">
    <w:abstractNumId w:val="26"/>
  </w:num>
  <w:num w:numId="7" w16cid:durableId="348020512">
    <w:abstractNumId w:val="20"/>
  </w:num>
  <w:num w:numId="8" w16cid:durableId="975646918">
    <w:abstractNumId w:val="27"/>
  </w:num>
  <w:num w:numId="9" w16cid:durableId="837303983">
    <w:abstractNumId w:val="28"/>
  </w:num>
  <w:num w:numId="10" w16cid:durableId="984162659">
    <w:abstractNumId w:val="29"/>
  </w:num>
  <w:num w:numId="11" w16cid:durableId="638799959">
    <w:abstractNumId w:val="30"/>
  </w:num>
  <w:num w:numId="12" w16cid:durableId="1406027175">
    <w:abstractNumId w:val="14"/>
  </w:num>
  <w:num w:numId="13" w16cid:durableId="573050058">
    <w:abstractNumId w:val="0"/>
  </w:num>
  <w:num w:numId="14" w16cid:durableId="2143576768">
    <w:abstractNumId w:val="36"/>
  </w:num>
  <w:num w:numId="15" w16cid:durableId="276522251">
    <w:abstractNumId w:val="11"/>
  </w:num>
  <w:num w:numId="16" w16cid:durableId="202251053">
    <w:abstractNumId w:val="1"/>
  </w:num>
  <w:num w:numId="17" w16cid:durableId="129903868">
    <w:abstractNumId w:val="21"/>
  </w:num>
  <w:num w:numId="18" w16cid:durableId="1183470597">
    <w:abstractNumId w:val="12"/>
  </w:num>
  <w:num w:numId="19" w16cid:durableId="997078188">
    <w:abstractNumId w:val="16"/>
  </w:num>
  <w:num w:numId="20" w16cid:durableId="923808067">
    <w:abstractNumId w:val="38"/>
  </w:num>
  <w:num w:numId="21" w16cid:durableId="1698309387">
    <w:abstractNumId w:val="7"/>
  </w:num>
  <w:num w:numId="22" w16cid:durableId="1349023064">
    <w:abstractNumId w:val="17"/>
  </w:num>
  <w:num w:numId="23" w16cid:durableId="875582925">
    <w:abstractNumId w:val="1"/>
  </w:num>
  <w:num w:numId="24" w16cid:durableId="1156070589">
    <w:abstractNumId w:val="5"/>
  </w:num>
  <w:num w:numId="25" w16cid:durableId="1157497133">
    <w:abstractNumId w:val="1"/>
  </w:num>
  <w:num w:numId="26" w16cid:durableId="827860732">
    <w:abstractNumId w:val="33"/>
  </w:num>
  <w:num w:numId="27" w16cid:durableId="1432629950">
    <w:abstractNumId w:val="1"/>
  </w:num>
  <w:num w:numId="28" w16cid:durableId="1685206159">
    <w:abstractNumId w:val="6"/>
  </w:num>
  <w:num w:numId="29" w16cid:durableId="453906478">
    <w:abstractNumId w:val="10"/>
  </w:num>
  <w:num w:numId="30" w16cid:durableId="331883490">
    <w:abstractNumId w:val="40"/>
  </w:num>
  <w:num w:numId="31" w16cid:durableId="1244216237">
    <w:abstractNumId w:val="8"/>
  </w:num>
  <w:num w:numId="32" w16cid:durableId="1075787072">
    <w:abstractNumId w:val="43"/>
  </w:num>
  <w:num w:numId="33" w16cid:durableId="1915358879">
    <w:abstractNumId w:val="4"/>
  </w:num>
  <w:num w:numId="34" w16cid:durableId="1571310619">
    <w:abstractNumId w:val="37"/>
  </w:num>
  <w:num w:numId="35" w16cid:durableId="1165783277">
    <w:abstractNumId w:val="9"/>
  </w:num>
  <w:num w:numId="36" w16cid:durableId="2102867417">
    <w:abstractNumId w:val="39"/>
  </w:num>
  <w:num w:numId="37" w16cid:durableId="188372483">
    <w:abstractNumId w:val="13"/>
  </w:num>
  <w:num w:numId="38" w16cid:durableId="1974867084">
    <w:abstractNumId w:val="35"/>
  </w:num>
  <w:num w:numId="39" w16cid:durableId="786462686">
    <w:abstractNumId w:val="22"/>
  </w:num>
  <w:num w:numId="40" w16cid:durableId="1511136944">
    <w:abstractNumId w:val="31"/>
  </w:num>
  <w:num w:numId="41" w16cid:durableId="287903155">
    <w:abstractNumId w:val="42"/>
  </w:num>
  <w:num w:numId="42" w16cid:durableId="1267542155">
    <w:abstractNumId w:val="2"/>
  </w:num>
  <w:num w:numId="43" w16cid:durableId="1849253221">
    <w:abstractNumId w:val="19"/>
  </w:num>
  <w:num w:numId="44" w16cid:durableId="1270354132">
    <w:abstractNumId w:val="32"/>
  </w:num>
  <w:num w:numId="45" w16cid:durableId="715273109">
    <w:abstractNumId w:val="15"/>
  </w:num>
  <w:num w:numId="46" w16cid:durableId="928466691">
    <w:abstractNumId w:val="41"/>
  </w:num>
  <w:num w:numId="47" w16cid:durableId="2065786559">
    <w:abstractNumId w:val="34"/>
  </w:num>
  <w:num w:numId="48" w16cid:durableId="1380589429">
    <w:abstractNumId w:val="44"/>
  </w:num>
  <w:num w:numId="49" w16cid:durableId="1250239672">
    <w:abstractNumId w:val="23"/>
  </w:num>
  <w:num w:numId="50" w16cid:durableId="20042346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yon BIAN">
    <w15:presenceInfo w15:providerId="Windows Live" w15:userId="85e96ca3e63a13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attachedTemplate r:id="rId1"/>
  <w:defaultTabStop w:val="420"/>
  <w:hyphenationZone w:val="425"/>
  <w:doNotHyphenateCaps/>
  <w:doNotUseMarginsForDrawingGridOrigin/>
  <w:drawingGridHorizontalOrigin w:val="1800"/>
  <w:drawingGridVerticalOrigin w:val="1440"/>
  <w:noPunctuationKerning/>
  <w:characterSpacingControl w:val="doNotCompress"/>
  <w:hdrShapeDefaults>
    <o:shapedefaults v:ext="edit" spidmax="2050" fillcolor="white">
      <v:fill color="white"/>
      <o:colormru v:ext="edit" colors="#0c0"/>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9A3"/>
    <w:rsid w:val="00000124"/>
    <w:rsid w:val="00000730"/>
    <w:rsid w:val="00000BC8"/>
    <w:rsid w:val="00000E55"/>
    <w:rsid w:val="000013B5"/>
    <w:rsid w:val="0000194D"/>
    <w:rsid w:val="000025AD"/>
    <w:rsid w:val="000029B7"/>
    <w:rsid w:val="00002E79"/>
    <w:rsid w:val="000033A0"/>
    <w:rsid w:val="00003517"/>
    <w:rsid w:val="00003549"/>
    <w:rsid w:val="00003698"/>
    <w:rsid w:val="00004438"/>
    <w:rsid w:val="000046FB"/>
    <w:rsid w:val="00004734"/>
    <w:rsid w:val="0000475D"/>
    <w:rsid w:val="00004B34"/>
    <w:rsid w:val="0000518C"/>
    <w:rsid w:val="0000595E"/>
    <w:rsid w:val="00006064"/>
    <w:rsid w:val="0000646E"/>
    <w:rsid w:val="00006917"/>
    <w:rsid w:val="0000703B"/>
    <w:rsid w:val="000070E9"/>
    <w:rsid w:val="00007545"/>
    <w:rsid w:val="00010A0C"/>
    <w:rsid w:val="00010F3A"/>
    <w:rsid w:val="000113E6"/>
    <w:rsid w:val="00011DBA"/>
    <w:rsid w:val="00011FC9"/>
    <w:rsid w:val="0001214E"/>
    <w:rsid w:val="00014245"/>
    <w:rsid w:val="000142D3"/>
    <w:rsid w:val="000147D6"/>
    <w:rsid w:val="00014CCB"/>
    <w:rsid w:val="00014E83"/>
    <w:rsid w:val="000150A8"/>
    <w:rsid w:val="00015B29"/>
    <w:rsid w:val="00015E8B"/>
    <w:rsid w:val="00016D7C"/>
    <w:rsid w:val="00016E4A"/>
    <w:rsid w:val="00016F3C"/>
    <w:rsid w:val="00016F66"/>
    <w:rsid w:val="00017197"/>
    <w:rsid w:val="000176B3"/>
    <w:rsid w:val="00017857"/>
    <w:rsid w:val="00020754"/>
    <w:rsid w:val="0002094A"/>
    <w:rsid w:val="00020E20"/>
    <w:rsid w:val="00020F44"/>
    <w:rsid w:val="00021016"/>
    <w:rsid w:val="00022221"/>
    <w:rsid w:val="0002360D"/>
    <w:rsid w:val="0002502A"/>
    <w:rsid w:val="00025511"/>
    <w:rsid w:val="00025752"/>
    <w:rsid w:val="00025F86"/>
    <w:rsid w:val="00026784"/>
    <w:rsid w:val="00026A4C"/>
    <w:rsid w:val="00027217"/>
    <w:rsid w:val="000272E6"/>
    <w:rsid w:val="00027415"/>
    <w:rsid w:val="00027925"/>
    <w:rsid w:val="000279A1"/>
    <w:rsid w:val="0003170B"/>
    <w:rsid w:val="00031C06"/>
    <w:rsid w:val="000320F4"/>
    <w:rsid w:val="00032BD8"/>
    <w:rsid w:val="000332FF"/>
    <w:rsid w:val="00033309"/>
    <w:rsid w:val="000336ED"/>
    <w:rsid w:val="00033D22"/>
    <w:rsid w:val="00033DFD"/>
    <w:rsid w:val="00034106"/>
    <w:rsid w:val="000347C4"/>
    <w:rsid w:val="000351F7"/>
    <w:rsid w:val="00035808"/>
    <w:rsid w:val="00036100"/>
    <w:rsid w:val="00036273"/>
    <w:rsid w:val="00036433"/>
    <w:rsid w:val="00036B1F"/>
    <w:rsid w:val="00036E01"/>
    <w:rsid w:val="00036FA5"/>
    <w:rsid w:val="0003728F"/>
    <w:rsid w:val="0003731A"/>
    <w:rsid w:val="00037522"/>
    <w:rsid w:val="00037799"/>
    <w:rsid w:val="00037E0F"/>
    <w:rsid w:val="00037EAF"/>
    <w:rsid w:val="00037FB1"/>
    <w:rsid w:val="0004030B"/>
    <w:rsid w:val="00041804"/>
    <w:rsid w:val="00041C7A"/>
    <w:rsid w:val="00041EEB"/>
    <w:rsid w:val="000424BE"/>
    <w:rsid w:val="0004296A"/>
    <w:rsid w:val="00042A97"/>
    <w:rsid w:val="00042AE7"/>
    <w:rsid w:val="00042D40"/>
    <w:rsid w:val="00043048"/>
    <w:rsid w:val="00043CE5"/>
    <w:rsid w:val="00044103"/>
    <w:rsid w:val="00044187"/>
    <w:rsid w:val="0004446C"/>
    <w:rsid w:val="000451EA"/>
    <w:rsid w:val="0004541B"/>
    <w:rsid w:val="000454B6"/>
    <w:rsid w:val="00045581"/>
    <w:rsid w:val="000456F4"/>
    <w:rsid w:val="00045B4F"/>
    <w:rsid w:val="0004668D"/>
    <w:rsid w:val="00046CF4"/>
    <w:rsid w:val="00047ACC"/>
    <w:rsid w:val="00047BDF"/>
    <w:rsid w:val="00047CB1"/>
    <w:rsid w:val="000503B6"/>
    <w:rsid w:val="00050A4F"/>
    <w:rsid w:val="00050D81"/>
    <w:rsid w:val="00050E89"/>
    <w:rsid w:val="000514CC"/>
    <w:rsid w:val="000515B5"/>
    <w:rsid w:val="0005199C"/>
    <w:rsid w:val="00051DB9"/>
    <w:rsid w:val="00052125"/>
    <w:rsid w:val="000523A0"/>
    <w:rsid w:val="000523C8"/>
    <w:rsid w:val="00052846"/>
    <w:rsid w:val="00052ED1"/>
    <w:rsid w:val="00053361"/>
    <w:rsid w:val="000533E4"/>
    <w:rsid w:val="00053624"/>
    <w:rsid w:val="00053678"/>
    <w:rsid w:val="000539D4"/>
    <w:rsid w:val="00053E9F"/>
    <w:rsid w:val="000542C3"/>
    <w:rsid w:val="000545A3"/>
    <w:rsid w:val="00054DE4"/>
    <w:rsid w:val="00054E9E"/>
    <w:rsid w:val="0005542E"/>
    <w:rsid w:val="00055871"/>
    <w:rsid w:val="000560EF"/>
    <w:rsid w:val="00056433"/>
    <w:rsid w:val="00056952"/>
    <w:rsid w:val="00056D76"/>
    <w:rsid w:val="00057362"/>
    <w:rsid w:val="000576B3"/>
    <w:rsid w:val="000577BF"/>
    <w:rsid w:val="00057D05"/>
    <w:rsid w:val="00060940"/>
    <w:rsid w:val="00060BC4"/>
    <w:rsid w:val="00060EC0"/>
    <w:rsid w:val="0006154A"/>
    <w:rsid w:val="00061656"/>
    <w:rsid w:val="00062A09"/>
    <w:rsid w:val="00063433"/>
    <w:rsid w:val="000634EC"/>
    <w:rsid w:val="00063E07"/>
    <w:rsid w:val="00064597"/>
    <w:rsid w:val="0006478A"/>
    <w:rsid w:val="00064858"/>
    <w:rsid w:val="00064BBD"/>
    <w:rsid w:val="00065021"/>
    <w:rsid w:val="00065616"/>
    <w:rsid w:val="0006736F"/>
    <w:rsid w:val="0006740F"/>
    <w:rsid w:val="00067454"/>
    <w:rsid w:val="00067456"/>
    <w:rsid w:val="00067470"/>
    <w:rsid w:val="00070B0D"/>
    <w:rsid w:val="000713CF"/>
    <w:rsid w:val="00071989"/>
    <w:rsid w:val="000720F8"/>
    <w:rsid w:val="00072E76"/>
    <w:rsid w:val="00074113"/>
    <w:rsid w:val="0007429E"/>
    <w:rsid w:val="000742FE"/>
    <w:rsid w:val="00074CC0"/>
    <w:rsid w:val="00074F6F"/>
    <w:rsid w:val="000751A5"/>
    <w:rsid w:val="000754C5"/>
    <w:rsid w:val="0007556D"/>
    <w:rsid w:val="000759F0"/>
    <w:rsid w:val="00075A4F"/>
    <w:rsid w:val="0007619F"/>
    <w:rsid w:val="00076599"/>
    <w:rsid w:val="00076F5E"/>
    <w:rsid w:val="00077112"/>
    <w:rsid w:val="00077306"/>
    <w:rsid w:val="000773E5"/>
    <w:rsid w:val="000802DC"/>
    <w:rsid w:val="000803DC"/>
    <w:rsid w:val="0008106F"/>
    <w:rsid w:val="0008108F"/>
    <w:rsid w:val="00082027"/>
    <w:rsid w:val="000820C4"/>
    <w:rsid w:val="0008216E"/>
    <w:rsid w:val="00082596"/>
    <w:rsid w:val="00082998"/>
    <w:rsid w:val="00083872"/>
    <w:rsid w:val="00083A50"/>
    <w:rsid w:val="00083D87"/>
    <w:rsid w:val="00083DE5"/>
    <w:rsid w:val="0008489D"/>
    <w:rsid w:val="0008506B"/>
    <w:rsid w:val="000852BC"/>
    <w:rsid w:val="000856E3"/>
    <w:rsid w:val="0008573F"/>
    <w:rsid w:val="0008586D"/>
    <w:rsid w:val="00085E4A"/>
    <w:rsid w:val="00086739"/>
    <w:rsid w:val="00086C59"/>
    <w:rsid w:val="00086CD0"/>
    <w:rsid w:val="00087E0B"/>
    <w:rsid w:val="00090088"/>
    <w:rsid w:val="0009050D"/>
    <w:rsid w:val="0009106D"/>
    <w:rsid w:val="0009108A"/>
    <w:rsid w:val="00091245"/>
    <w:rsid w:val="0009236D"/>
    <w:rsid w:val="000929AF"/>
    <w:rsid w:val="00092E74"/>
    <w:rsid w:val="00093857"/>
    <w:rsid w:val="00093A6F"/>
    <w:rsid w:val="00093E49"/>
    <w:rsid w:val="00094288"/>
    <w:rsid w:val="00094A99"/>
    <w:rsid w:val="00095208"/>
    <w:rsid w:val="000960C9"/>
    <w:rsid w:val="000970D6"/>
    <w:rsid w:val="00097223"/>
    <w:rsid w:val="000972B0"/>
    <w:rsid w:val="00097708"/>
    <w:rsid w:val="000A1157"/>
    <w:rsid w:val="000A1A72"/>
    <w:rsid w:val="000A2255"/>
    <w:rsid w:val="000A23AA"/>
    <w:rsid w:val="000A359D"/>
    <w:rsid w:val="000A40C4"/>
    <w:rsid w:val="000A4C91"/>
    <w:rsid w:val="000A4C96"/>
    <w:rsid w:val="000A526A"/>
    <w:rsid w:val="000A5F38"/>
    <w:rsid w:val="000A66BD"/>
    <w:rsid w:val="000A6EAB"/>
    <w:rsid w:val="000A6FEA"/>
    <w:rsid w:val="000A76D0"/>
    <w:rsid w:val="000A7899"/>
    <w:rsid w:val="000B03E3"/>
    <w:rsid w:val="000B0A6C"/>
    <w:rsid w:val="000B0B47"/>
    <w:rsid w:val="000B0FF2"/>
    <w:rsid w:val="000B15F5"/>
    <w:rsid w:val="000B1889"/>
    <w:rsid w:val="000B1AF3"/>
    <w:rsid w:val="000B1DF3"/>
    <w:rsid w:val="000B2D0B"/>
    <w:rsid w:val="000B2F8F"/>
    <w:rsid w:val="000B31B9"/>
    <w:rsid w:val="000B3531"/>
    <w:rsid w:val="000B3581"/>
    <w:rsid w:val="000B3A34"/>
    <w:rsid w:val="000B3DD8"/>
    <w:rsid w:val="000B41F2"/>
    <w:rsid w:val="000B4E21"/>
    <w:rsid w:val="000B50A3"/>
    <w:rsid w:val="000B58EA"/>
    <w:rsid w:val="000B5B1E"/>
    <w:rsid w:val="000B670D"/>
    <w:rsid w:val="000B7366"/>
    <w:rsid w:val="000B7596"/>
    <w:rsid w:val="000B7F9E"/>
    <w:rsid w:val="000B7FD7"/>
    <w:rsid w:val="000C0683"/>
    <w:rsid w:val="000C06FD"/>
    <w:rsid w:val="000C07E1"/>
    <w:rsid w:val="000C10F5"/>
    <w:rsid w:val="000C1803"/>
    <w:rsid w:val="000C1A8D"/>
    <w:rsid w:val="000C1B7E"/>
    <w:rsid w:val="000C1BEF"/>
    <w:rsid w:val="000C1E71"/>
    <w:rsid w:val="000C1E78"/>
    <w:rsid w:val="000C236C"/>
    <w:rsid w:val="000C269B"/>
    <w:rsid w:val="000C2B62"/>
    <w:rsid w:val="000C2E50"/>
    <w:rsid w:val="000C2E52"/>
    <w:rsid w:val="000C39D7"/>
    <w:rsid w:val="000C39F8"/>
    <w:rsid w:val="000C3B1F"/>
    <w:rsid w:val="000C3ED6"/>
    <w:rsid w:val="000C3FF0"/>
    <w:rsid w:val="000C43D5"/>
    <w:rsid w:val="000C49A0"/>
    <w:rsid w:val="000C4B15"/>
    <w:rsid w:val="000C4DD2"/>
    <w:rsid w:val="000C5349"/>
    <w:rsid w:val="000C5BBA"/>
    <w:rsid w:val="000C6D76"/>
    <w:rsid w:val="000C739A"/>
    <w:rsid w:val="000D0633"/>
    <w:rsid w:val="000D0B9B"/>
    <w:rsid w:val="000D141D"/>
    <w:rsid w:val="000D20F5"/>
    <w:rsid w:val="000D2413"/>
    <w:rsid w:val="000D2568"/>
    <w:rsid w:val="000D2A56"/>
    <w:rsid w:val="000D2E75"/>
    <w:rsid w:val="000D2E9E"/>
    <w:rsid w:val="000D30E5"/>
    <w:rsid w:val="000D345C"/>
    <w:rsid w:val="000D3778"/>
    <w:rsid w:val="000D37EC"/>
    <w:rsid w:val="000D3EF8"/>
    <w:rsid w:val="000D449C"/>
    <w:rsid w:val="000D4617"/>
    <w:rsid w:val="000D5245"/>
    <w:rsid w:val="000D5422"/>
    <w:rsid w:val="000D56CC"/>
    <w:rsid w:val="000D69C4"/>
    <w:rsid w:val="000D69E0"/>
    <w:rsid w:val="000D7373"/>
    <w:rsid w:val="000D739E"/>
    <w:rsid w:val="000D787D"/>
    <w:rsid w:val="000D7DAA"/>
    <w:rsid w:val="000E07BE"/>
    <w:rsid w:val="000E0A5E"/>
    <w:rsid w:val="000E1530"/>
    <w:rsid w:val="000E167A"/>
    <w:rsid w:val="000E1AC2"/>
    <w:rsid w:val="000E1D12"/>
    <w:rsid w:val="000E1DF8"/>
    <w:rsid w:val="000E1E88"/>
    <w:rsid w:val="000E22A2"/>
    <w:rsid w:val="000E22F6"/>
    <w:rsid w:val="000E2647"/>
    <w:rsid w:val="000E2695"/>
    <w:rsid w:val="000E3758"/>
    <w:rsid w:val="000E3E82"/>
    <w:rsid w:val="000E652E"/>
    <w:rsid w:val="000E68EF"/>
    <w:rsid w:val="000E7933"/>
    <w:rsid w:val="000F0386"/>
    <w:rsid w:val="000F05D2"/>
    <w:rsid w:val="000F115D"/>
    <w:rsid w:val="000F1669"/>
    <w:rsid w:val="000F1B5D"/>
    <w:rsid w:val="000F1BDD"/>
    <w:rsid w:val="000F26C1"/>
    <w:rsid w:val="000F273B"/>
    <w:rsid w:val="000F2CB3"/>
    <w:rsid w:val="000F30E9"/>
    <w:rsid w:val="000F3AD8"/>
    <w:rsid w:val="000F46F9"/>
    <w:rsid w:val="000F5ADD"/>
    <w:rsid w:val="000F5B9F"/>
    <w:rsid w:val="000F5BE6"/>
    <w:rsid w:val="000F5E0F"/>
    <w:rsid w:val="000F6276"/>
    <w:rsid w:val="000F6470"/>
    <w:rsid w:val="000F6474"/>
    <w:rsid w:val="000F65AB"/>
    <w:rsid w:val="000F6CAE"/>
    <w:rsid w:val="000F71A3"/>
    <w:rsid w:val="000F7346"/>
    <w:rsid w:val="000F7851"/>
    <w:rsid w:val="00100B4C"/>
    <w:rsid w:val="00100E41"/>
    <w:rsid w:val="00101805"/>
    <w:rsid w:val="001023B0"/>
    <w:rsid w:val="00102460"/>
    <w:rsid w:val="001028F8"/>
    <w:rsid w:val="00102E09"/>
    <w:rsid w:val="00102E88"/>
    <w:rsid w:val="00102EF1"/>
    <w:rsid w:val="00103386"/>
    <w:rsid w:val="001042DB"/>
    <w:rsid w:val="00104BCC"/>
    <w:rsid w:val="00105537"/>
    <w:rsid w:val="00105BD3"/>
    <w:rsid w:val="00105EF1"/>
    <w:rsid w:val="001062B8"/>
    <w:rsid w:val="00106782"/>
    <w:rsid w:val="001069D6"/>
    <w:rsid w:val="00106D2D"/>
    <w:rsid w:val="00107027"/>
    <w:rsid w:val="00107509"/>
    <w:rsid w:val="00107B04"/>
    <w:rsid w:val="00107EF5"/>
    <w:rsid w:val="0011046C"/>
    <w:rsid w:val="001112DF"/>
    <w:rsid w:val="001119AC"/>
    <w:rsid w:val="00111C5E"/>
    <w:rsid w:val="00111F97"/>
    <w:rsid w:val="00112908"/>
    <w:rsid w:val="00112D6E"/>
    <w:rsid w:val="00113E9D"/>
    <w:rsid w:val="001142D5"/>
    <w:rsid w:val="00114A8E"/>
    <w:rsid w:val="00114B59"/>
    <w:rsid w:val="00114F6F"/>
    <w:rsid w:val="001151C4"/>
    <w:rsid w:val="0011540A"/>
    <w:rsid w:val="00115423"/>
    <w:rsid w:val="001156D0"/>
    <w:rsid w:val="00115815"/>
    <w:rsid w:val="00115993"/>
    <w:rsid w:val="001166BF"/>
    <w:rsid w:val="0011698D"/>
    <w:rsid w:val="00116A6A"/>
    <w:rsid w:val="0011741C"/>
    <w:rsid w:val="001200CD"/>
    <w:rsid w:val="00120754"/>
    <w:rsid w:val="00120A91"/>
    <w:rsid w:val="00120DEB"/>
    <w:rsid w:val="0012121B"/>
    <w:rsid w:val="00121BC7"/>
    <w:rsid w:val="00122170"/>
    <w:rsid w:val="00122515"/>
    <w:rsid w:val="001227AF"/>
    <w:rsid w:val="001228F0"/>
    <w:rsid w:val="00122E3D"/>
    <w:rsid w:val="001230CC"/>
    <w:rsid w:val="001237E9"/>
    <w:rsid w:val="00123B64"/>
    <w:rsid w:val="00123CD9"/>
    <w:rsid w:val="0012476A"/>
    <w:rsid w:val="00124878"/>
    <w:rsid w:val="00124AF5"/>
    <w:rsid w:val="00125C36"/>
    <w:rsid w:val="0012613D"/>
    <w:rsid w:val="0012624D"/>
    <w:rsid w:val="00126281"/>
    <w:rsid w:val="001263E6"/>
    <w:rsid w:val="001264B8"/>
    <w:rsid w:val="00126B0C"/>
    <w:rsid w:val="00126DBD"/>
    <w:rsid w:val="00127211"/>
    <w:rsid w:val="0012753B"/>
    <w:rsid w:val="00127D30"/>
    <w:rsid w:val="001306DB"/>
    <w:rsid w:val="001320EF"/>
    <w:rsid w:val="00132AF5"/>
    <w:rsid w:val="001342F6"/>
    <w:rsid w:val="00134488"/>
    <w:rsid w:val="001346E0"/>
    <w:rsid w:val="001347AB"/>
    <w:rsid w:val="00134C8B"/>
    <w:rsid w:val="00134E7D"/>
    <w:rsid w:val="00135274"/>
    <w:rsid w:val="0013582E"/>
    <w:rsid w:val="00135EF0"/>
    <w:rsid w:val="001366B9"/>
    <w:rsid w:val="00136963"/>
    <w:rsid w:val="00136ED9"/>
    <w:rsid w:val="00137620"/>
    <w:rsid w:val="0013765D"/>
    <w:rsid w:val="00137DE9"/>
    <w:rsid w:val="00140067"/>
    <w:rsid w:val="001402EB"/>
    <w:rsid w:val="00140553"/>
    <w:rsid w:val="00140941"/>
    <w:rsid w:val="0014102D"/>
    <w:rsid w:val="0014173A"/>
    <w:rsid w:val="00141746"/>
    <w:rsid w:val="00141839"/>
    <w:rsid w:val="0014230A"/>
    <w:rsid w:val="0014262F"/>
    <w:rsid w:val="00142B5A"/>
    <w:rsid w:val="001431FF"/>
    <w:rsid w:val="00143319"/>
    <w:rsid w:val="0014363C"/>
    <w:rsid w:val="00143E58"/>
    <w:rsid w:val="00144CCA"/>
    <w:rsid w:val="00145175"/>
    <w:rsid w:val="0014567C"/>
    <w:rsid w:val="001457F6"/>
    <w:rsid w:val="00145B5D"/>
    <w:rsid w:val="001461C4"/>
    <w:rsid w:val="00146948"/>
    <w:rsid w:val="00146BA5"/>
    <w:rsid w:val="00146E70"/>
    <w:rsid w:val="001479F6"/>
    <w:rsid w:val="00150A24"/>
    <w:rsid w:val="001524B1"/>
    <w:rsid w:val="00152DBE"/>
    <w:rsid w:val="00152EB9"/>
    <w:rsid w:val="00153C51"/>
    <w:rsid w:val="001540D3"/>
    <w:rsid w:val="00154925"/>
    <w:rsid w:val="00154C6B"/>
    <w:rsid w:val="001550D8"/>
    <w:rsid w:val="001552A8"/>
    <w:rsid w:val="0015576E"/>
    <w:rsid w:val="00157445"/>
    <w:rsid w:val="0016080D"/>
    <w:rsid w:val="001608A5"/>
    <w:rsid w:val="00160B91"/>
    <w:rsid w:val="001615CC"/>
    <w:rsid w:val="00161808"/>
    <w:rsid w:val="00161EC4"/>
    <w:rsid w:val="0016332D"/>
    <w:rsid w:val="00163443"/>
    <w:rsid w:val="001635F5"/>
    <w:rsid w:val="0016381E"/>
    <w:rsid w:val="00163D63"/>
    <w:rsid w:val="00163DAC"/>
    <w:rsid w:val="00163F44"/>
    <w:rsid w:val="00163F51"/>
    <w:rsid w:val="001645A6"/>
    <w:rsid w:val="001646F5"/>
    <w:rsid w:val="00164B78"/>
    <w:rsid w:val="00164E92"/>
    <w:rsid w:val="00165486"/>
    <w:rsid w:val="0016553A"/>
    <w:rsid w:val="00165C8A"/>
    <w:rsid w:val="00165FF9"/>
    <w:rsid w:val="001663CF"/>
    <w:rsid w:val="0016787A"/>
    <w:rsid w:val="00167A09"/>
    <w:rsid w:val="00167EAB"/>
    <w:rsid w:val="00167EF2"/>
    <w:rsid w:val="00170005"/>
    <w:rsid w:val="00170050"/>
    <w:rsid w:val="0017043B"/>
    <w:rsid w:val="00170A9F"/>
    <w:rsid w:val="00171848"/>
    <w:rsid w:val="001718DA"/>
    <w:rsid w:val="001718E7"/>
    <w:rsid w:val="00171B66"/>
    <w:rsid w:val="0017231D"/>
    <w:rsid w:val="00172B0E"/>
    <w:rsid w:val="001731C8"/>
    <w:rsid w:val="00176036"/>
    <w:rsid w:val="001760D1"/>
    <w:rsid w:val="00176138"/>
    <w:rsid w:val="0017616B"/>
    <w:rsid w:val="0017698A"/>
    <w:rsid w:val="00176B2B"/>
    <w:rsid w:val="00177D0E"/>
    <w:rsid w:val="00177E56"/>
    <w:rsid w:val="0018029D"/>
    <w:rsid w:val="001813EF"/>
    <w:rsid w:val="001817CC"/>
    <w:rsid w:val="00181D76"/>
    <w:rsid w:val="00181F9B"/>
    <w:rsid w:val="00182139"/>
    <w:rsid w:val="00182468"/>
    <w:rsid w:val="00182B91"/>
    <w:rsid w:val="00182ECB"/>
    <w:rsid w:val="00183773"/>
    <w:rsid w:val="00183EE2"/>
    <w:rsid w:val="00183FB8"/>
    <w:rsid w:val="00183FD9"/>
    <w:rsid w:val="00184546"/>
    <w:rsid w:val="001847DB"/>
    <w:rsid w:val="001848BC"/>
    <w:rsid w:val="00184A4C"/>
    <w:rsid w:val="00184AE2"/>
    <w:rsid w:val="00185300"/>
    <w:rsid w:val="00185539"/>
    <w:rsid w:val="0018584F"/>
    <w:rsid w:val="00186089"/>
    <w:rsid w:val="001866FA"/>
    <w:rsid w:val="00186A27"/>
    <w:rsid w:val="00187083"/>
    <w:rsid w:val="001877FD"/>
    <w:rsid w:val="00187AF8"/>
    <w:rsid w:val="0019020C"/>
    <w:rsid w:val="0019046D"/>
    <w:rsid w:val="0019095C"/>
    <w:rsid w:val="00190FA6"/>
    <w:rsid w:val="001912FB"/>
    <w:rsid w:val="00191379"/>
    <w:rsid w:val="00191EB4"/>
    <w:rsid w:val="001920B7"/>
    <w:rsid w:val="0019328F"/>
    <w:rsid w:val="00193807"/>
    <w:rsid w:val="00193E00"/>
    <w:rsid w:val="001951B2"/>
    <w:rsid w:val="001955E5"/>
    <w:rsid w:val="00195606"/>
    <w:rsid w:val="00195C79"/>
    <w:rsid w:val="00195ECF"/>
    <w:rsid w:val="001961D3"/>
    <w:rsid w:val="00196417"/>
    <w:rsid w:val="00196CFF"/>
    <w:rsid w:val="001970D4"/>
    <w:rsid w:val="001972A1"/>
    <w:rsid w:val="00197313"/>
    <w:rsid w:val="00197640"/>
    <w:rsid w:val="00197B90"/>
    <w:rsid w:val="001A057E"/>
    <w:rsid w:val="001A0673"/>
    <w:rsid w:val="001A0C94"/>
    <w:rsid w:val="001A0CB7"/>
    <w:rsid w:val="001A0FC4"/>
    <w:rsid w:val="001A1BFC"/>
    <w:rsid w:val="001A24C1"/>
    <w:rsid w:val="001A2638"/>
    <w:rsid w:val="001A26DD"/>
    <w:rsid w:val="001A3D30"/>
    <w:rsid w:val="001A4C33"/>
    <w:rsid w:val="001A55E4"/>
    <w:rsid w:val="001A57EB"/>
    <w:rsid w:val="001A5C15"/>
    <w:rsid w:val="001A5F75"/>
    <w:rsid w:val="001A6A56"/>
    <w:rsid w:val="001A70BD"/>
    <w:rsid w:val="001A75EE"/>
    <w:rsid w:val="001B03C3"/>
    <w:rsid w:val="001B0700"/>
    <w:rsid w:val="001B0C8F"/>
    <w:rsid w:val="001B210B"/>
    <w:rsid w:val="001B210E"/>
    <w:rsid w:val="001B2CB5"/>
    <w:rsid w:val="001B32E8"/>
    <w:rsid w:val="001B39E1"/>
    <w:rsid w:val="001B3EC7"/>
    <w:rsid w:val="001B6012"/>
    <w:rsid w:val="001B6A7E"/>
    <w:rsid w:val="001B6BA5"/>
    <w:rsid w:val="001C02E5"/>
    <w:rsid w:val="001C0F9D"/>
    <w:rsid w:val="001C15FD"/>
    <w:rsid w:val="001C26C1"/>
    <w:rsid w:val="001C3190"/>
    <w:rsid w:val="001C31EE"/>
    <w:rsid w:val="001C36E1"/>
    <w:rsid w:val="001C3745"/>
    <w:rsid w:val="001C3A35"/>
    <w:rsid w:val="001C434B"/>
    <w:rsid w:val="001C46C4"/>
    <w:rsid w:val="001C4FEA"/>
    <w:rsid w:val="001C50B2"/>
    <w:rsid w:val="001C5436"/>
    <w:rsid w:val="001C5E1D"/>
    <w:rsid w:val="001C6ADB"/>
    <w:rsid w:val="001C6C1C"/>
    <w:rsid w:val="001C7BF6"/>
    <w:rsid w:val="001C7CB8"/>
    <w:rsid w:val="001D0163"/>
    <w:rsid w:val="001D0AF5"/>
    <w:rsid w:val="001D0DEA"/>
    <w:rsid w:val="001D1729"/>
    <w:rsid w:val="001D1BE6"/>
    <w:rsid w:val="001D1CE8"/>
    <w:rsid w:val="001D20C2"/>
    <w:rsid w:val="001D280D"/>
    <w:rsid w:val="001D371A"/>
    <w:rsid w:val="001D3CE1"/>
    <w:rsid w:val="001D3D29"/>
    <w:rsid w:val="001D3F44"/>
    <w:rsid w:val="001D40A9"/>
    <w:rsid w:val="001D4321"/>
    <w:rsid w:val="001D4ECC"/>
    <w:rsid w:val="001D5B8B"/>
    <w:rsid w:val="001D5EF8"/>
    <w:rsid w:val="001D6379"/>
    <w:rsid w:val="001D651F"/>
    <w:rsid w:val="001D69A7"/>
    <w:rsid w:val="001D7252"/>
    <w:rsid w:val="001D72CE"/>
    <w:rsid w:val="001D7428"/>
    <w:rsid w:val="001D7433"/>
    <w:rsid w:val="001E091E"/>
    <w:rsid w:val="001E0B32"/>
    <w:rsid w:val="001E0CF5"/>
    <w:rsid w:val="001E13A2"/>
    <w:rsid w:val="001E23F1"/>
    <w:rsid w:val="001E23F2"/>
    <w:rsid w:val="001E2C38"/>
    <w:rsid w:val="001E2D02"/>
    <w:rsid w:val="001E43CB"/>
    <w:rsid w:val="001E4C27"/>
    <w:rsid w:val="001E4F0F"/>
    <w:rsid w:val="001E5A56"/>
    <w:rsid w:val="001E5BAB"/>
    <w:rsid w:val="001E5EE1"/>
    <w:rsid w:val="001E5FEE"/>
    <w:rsid w:val="001E6411"/>
    <w:rsid w:val="001E642A"/>
    <w:rsid w:val="001E6612"/>
    <w:rsid w:val="001E67C1"/>
    <w:rsid w:val="001E6925"/>
    <w:rsid w:val="001E6A58"/>
    <w:rsid w:val="001E71A0"/>
    <w:rsid w:val="001E729E"/>
    <w:rsid w:val="001E7A56"/>
    <w:rsid w:val="001E7D64"/>
    <w:rsid w:val="001E7E01"/>
    <w:rsid w:val="001F0573"/>
    <w:rsid w:val="001F0FAC"/>
    <w:rsid w:val="001F1466"/>
    <w:rsid w:val="001F1B73"/>
    <w:rsid w:val="001F22AA"/>
    <w:rsid w:val="001F2594"/>
    <w:rsid w:val="001F2BEC"/>
    <w:rsid w:val="001F2E2E"/>
    <w:rsid w:val="001F30B6"/>
    <w:rsid w:val="001F3151"/>
    <w:rsid w:val="001F36AB"/>
    <w:rsid w:val="001F373E"/>
    <w:rsid w:val="001F4197"/>
    <w:rsid w:val="001F46E5"/>
    <w:rsid w:val="001F4BB8"/>
    <w:rsid w:val="001F5085"/>
    <w:rsid w:val="001F5319"/>
    <w:rsid w:val="001F54AD"/>
    <w:rsid w:val="001F5B15"/>
    <w:rsid w:val="001F78CC"/>
    <w:rsid w:val="00200047"/>
    <w:rsid w:val="0020037D"/>
    <w:rsid w:val="002006D8"/>
    <w:rsid w:val="00200E3C"/>
    <w:rsid w:val="00201924"/>
    <w:rsid w:val="00202163"/>
    <w:rsid w:val="0020236E"/>
    <w:rsid w:val="00202902"/>
    <w:rsid w:val="00202FC2"/>
    <w:rsid w:val="0020325E"/>
    <w:rsid w:val="002038FA"/>
    <w:rsid w:val="00203A23"/>
    <w:rsid w:val="00203CF1"/>
    <w:rsid w:val="002044AD"/>
    <w:rsid w:val="00204A43"/>
    <w:rsid w:val="00204D37"/>
    <w:rsid w:val="00204D43"/>
    <w:rsid w:val="00204E7D"/>
    <w:rsid w:val="00204FD1"/>
    <w:rsid w:val="00205863"/>
    <w:rsid w:val="00205B9F"/>
    <w:rsid w:val="0020617D"/>
    <w:rsid w:val="0020655F"/>
    <w:rsid w:val="002071F4"/>
    <w:rsid w:val="0020742A"/>
    <w:rsid w:val="002100A4"/>
    <w:rsid w:val="00210E47"/>
    <w:rsid w:val="00211B6C"/>
    <w:rsid w:val="00212201"/>
    <w:rsid w:val="00212639"/>
    <w:rsid w:val="002135F0"/>
    <w:rsid w:val="0021422B"/>
    <w:rsid w:val="0021513E"/>
    <w:rsid w:val="0021645B"/>
    <w:rsid w:val="00216AA6"/>
    <w:rsid w:val="00216ED2"/>
    <w:rsid w:val="00217341"/>
    <w:rsid w:val="00217E41"/>
    <w:rsid w:val="00220C1B"/>
    <w:rsid w:val="00220D34"/>
    <w:rsid w:val="0022126A"/>
    <w:rsid w:val="002219E5"/>
    <w:rsid w:val="00221BB1"/>
    <w:rsid w:val="00221FD0"/>
    <w:rsid w:val="002226EB"/>
    <w:rsid w:val="00222927"/>
    <w:rsid w:val="00222FE8"/>
    <w:rsid w:val="00223444"/>
    <w:rsid w:val="00223AB9"/>
    <w:rsid w:val="00223FF0"/>
    <w:rsid w:val="00224B6D"/>
    <w:rsid w:val="00224D92"/>
    <w:rsid w:val="002253C7"/>
    <w:rsid w:val="00225468"/>
    <w:rsid w:val="00225506"/>
    <w:rsid w:val="00225953"/>
    <w:rsid w:val="00225D21"/>
    <w:rsid w:val="00225E03"/>
    <w:rsid w:val="00225F3C"/>
    <w:rsid w:val="002262C0"/>
    <w:rsid w:val="002268E1"/>
    <w:rsid w:val="00226FAA"/>
    <w:rsid w:val="00227400"/>
    <w:rsid w:val="0023049B"/>
    <w:rsid w:val="00230604"/>
    <w:rsid w:val="002306A1"/>
    <w:rsid w:val="0023084C"/>
    <w:rsid w:val="00230B8E"/>
    <w:rsid w:val="002310FB"/>
    <w:rsid w:val="002312E7"/>
    <w:rsid w:val="0023170D"/>
    <w:rsid w:val="00231714"/>
    <w:rsid w:val="00231C61"/>
    <w:rsid w:val="00231ED8"/>
    <w:rsid w:val="0023243B"/>
    <w:rsid w:val="002329F9"/>
    <w:rsid w:val="00232C34"/>
    <w:rsid w:val="0023368D"/>
    <w:rsid w:val="002338CD"/>
    <w:rsid w:val="00233A77"/>
    <w:rsid w:val="00233FB5"/>
    <w:rsid w:val="00234452"/>
    <w:rsid w:val="0023483C"/>
    <w:rsid w:val="00234896"/>
    <w:rsid w:val="00234CC3"/>
    <w:rsid w:val="00234DC5"/>
    <w:rsid w:val="00234F6E"/>
    <w:rsid w:val="0023512F"/>
    <w:rsid w:val="00235176"/>
    <w:rsid w:val="00235227"/>
    <w:rsid w:val="00235D64"/>
    <w:rsid w:val="00235F30"/>
    <w:rsid w:val="002365E3"/>
    <w:rsid w:val="00236EED"/>
    <w:rsid w:val="00236F5D"/>
    <w:rsid w:val="00237B06"/>
    <w:rsid w:val="00240AD1"/>
    <w:rsid w:val="002418D8"/>
    <w:rsid w:val="002419E6"/>
    <w:rsid w:val="002421C0"/>
    <w:rsid w:val="00242493"/>
    <w:rsid w:val="00242678"/>
    <w:rsid w:val="00243A40"/>
    <w:rsid w:val="00244416"/>
    <w:rsid w:val="00244443"/>
    <w:rsid w:val="0024480E"/>
    <w:rsid w:val="00245632"/>
    <w:rsid w:val="00245D43"/>
    <w:rsid w:val="00246051"/>
    <w:rsid w:val="00246D30"/>
    <w:rsid w:val="00246F4A"/>
    <w:rsid w:val="00247197"/>
    <w:rsid w:val="00247EF3"/>
    <w:rsid w:val="0025007A"/>
    <w:rsid w:val="002504E0"/>
    <w:rsid w:val="0025053B"/>
    <w:rsid w:val="0025070A"/>
    <w:rsid w:val="00250768"/>
    <w:rsid w:val="00250D4A"/>
    <w:rsid w:val="00251D12"/>
    <w:rsid w:val="00251E79"/>
    <w:rsid w:val="0025210B"/>
    <w:rsid w:val="002521AF"/>
    <w:rsid w:val="002521E3"/>
    <w:rsid w:val="00252636"/>
    <w:rsid w:val="00252E1C"/>
    <w:rsid w:val="00252FA4"/>
    <w:rsid w:val="00253774"/>
    <w:rsid w:val="0025386E"/>
    <w:rsid w:val="00253CD4"/>
    <w:rsid w:val="00253FCC"/>
    <w:rsid w:val="00254389"/>
    <w:rsid w:val="00254A9D"/>
    <w:rsid w:val="00254D83"/>
    <w:rsid w:val="00255BBB"/>
    <w:rsid w:val="002563FE"/>
    <w:rsid w:val="00256446"/>
    <w:rsid w:val="002578D2"/>
    <w:rsid w:val="00257951"/>
    <w:rsid w:val="00262282"/>
    <w:rsid w:val="0026238E"/>
    <w:rsid w:val="00262417"/>
    <w:rsid w:val="00262516"/>
    <w:rsid w:val="0026268A"/>
    <w:rsid w:val="002626DA"/>
    <w:rsid w:val="0026320F"/>
    <w:rsid w:val="002637D0"/>
    <w:rsid w:val="002641B4"/>
    <w:rsid w:val="00264ABA"/>
    <w:rsid w:val="00265A01"/>
    <w:rsid w:val="00265BE1"/>
    <w:rsid w:val="002671BA"/>
    <w:rsid w:val="002673A6"/>
    <w:rsid w:val="002673B0"/>
    <w:rsid w:val="0026753B"/>
    <w:rsid w:val="002678C4"/>
    <w:rsid w:val="00267C24"/>
    <w:rsid w:val="00270128"/>
    <w:rsid w:val="0027104D"/>
    <w:rsid w:val="00271190"/>
    <w:rsid w:val="00271DB8"/>
    <w:rsid w:val="00272094"/>
    <w:rsid w:val="00273549"/>
    <w:rsid w:val="00273AE2"/>
    <w:rsid w:val="002746FE"/>
    <w:rsid w:val="002748FD"/>
    <w:rsid w:val="00274CCC"/>
    <w:rsid w:val="00274F48"/>
    <w:rsid w:val="00275956"/>
    <w:rsid w:val="00275B9C"/>
    <w:rsid w:val="00275CD6"/>
    <w:rsid w:val="00275FB8"/>
    <w:rsid w:val="00276263"/>
    <w:rsid w:val="00276756"/>
    <w:rsid w:val="00276E82"/>
    <w:rsid w:val="00276FCF"/>
    <w:rsid w:val="002770A0"/>
    <w:rsid w:val="0027762E"/>
    <w:rsid w:val="0027768E"/>
    <w:rsid w:val="002776E0"/>
    <w:rsid w:val="002779F2"/>
    <w:rsid w:val="00277D4C"/>
    <w:rsid w:val="0028061A"/>
    <w:rsid w:val="00281BB9"/>
    <w:rsid w:val="00281DD5"/>
    <w:rsid w:val="002820A9"/>
    <w:rsid w:val="0028220D"/>
    <w:rsid w:val="002822FF"/>
    <w:rsid w:val="002829D6"/>
    <w:rsid w:val="00282F7F"/>
    <w:rsid w:val="00283F46"/>
    <w:rsid w:val="00284EBC"/>
    <w:rsid w:val="00284FC5"/>
    <w:rsid w:val="00285507"/>
    <w:rsid w:val="002857AF"/>
    <w:rsid w:val="0028620F"/>
    <w:rsid w:val="002862DD"/>
    <w:rsid w:val="0028701F"/>
    <w:rsid w:val="002876D5"/>
    <w:rsid w:val="002877B4"/>
    <w:rsid w:val="002878E2"/>
    <w:rsid w:val="00287FB6"/>
    <w:rsid w:val="00290299"/>
    <w:rsid w:val="00290BE9"/>
    <w:rsid w:val="00290F71"/>
    <w:rsid w:val="00291F12"/>
    <w:rsid w:val="00292624"/>
    <w:rsid w:val="00292AF4"/>
    <w:rsid w:val="00293078"/>
    <w:rsid w:val="002942D4"/>
    <w:rsid w:val="00294567"/>
    <w:rsid w:val="00294B01"/>
    <w:rsid w:val="00294C30"/>
    <w:rsid w:val="00294F72"/>
    <w:rsid w:val="00294FB9"/>
    <w:rsid w:val="00295A51"/>
    <w:rsid w:val="00295DE5"/>
    <w:rsid w:val="00295F18"/>
    <w:rsid w:val="002962C7"/>
    <w:rsid w:val="00296ACA"/>
    <w:rsid w:val="0029724F"/>
    <w:rsid w:val="00297FFB"/>
    <w:rsid w:val="002A0203"/>
    <w:rsid w:val="002A1B47"/>
    <w:rsid w:val="002A2063"/>
    <w:rsid w:val="002A2344"/>
    <w:rsid w:val="002A24EF"/>
    <w:rsid w:val="002A36AF"/>
    <w:rsid w:val="002A3C08"/>
    <w:rsid w:val="002A4593"/>
    <w:rsid w:val="002A4690"/>
    <w:rsid w:val="002A481A"/>
    <w:rsid w:val="002A482B"/>
    <w:rsid w:val="002A4BFF"/>
    <w:rsid w:val="002A52CE"/>
    <w:rsid w:val="002A5BC6"/>
    <w:rsid w:val="002A609F"/>
    <w:rsid w:val="002A60CD"/>
    <w:rsid w:val="002A611A"/>
    <w:rsid w:val="002A6346"/>
    <w:rsid w:val="002A696A"/>
    <w:rsid w:val="002A6A4A"/>
    <w:rsid w:val="002A6FE8"/>
    <w:rsid w:val="002A719F"/>
    <w:rsid w:val="002A7C9B"/>
    <w:rsid w:val="002B0062"/>
    <w:rsid w:val="002B00F4"/>
    <w:rsid w:val="002B09C2"/>
    <w:rsid w:val="002B147A"/>
    <w:rsid w:val="002B1B63"/>
    <w:rsid w:val="002B1C78"/>
    <w:rsid w:val="002B1D27"/>
    <w:rsid w:val="002B1E14"/>
    <w:rsid w:val="002B1E73"/>
    <w:rsid w:val="002B1EC5"/>
    <w:rsid w:val="002B23B7"/>
    <w:rsid w:val="002B2577"/>
    <w:rsid w:val="002B2793"/>
    <w:rsid w:val="002B3191"/>
    <w:rsid w:val="002B363D"/>
    <w:rsid w:val="002B4856"/>
    <w:rsid w:val="002B4D67"/>
    <w:rsid w:val="002B5964"/>
    <w:rsid w:val="002B5B83"/>
    <w:rsid w:val="002B5D33"/>
    <w:rsid w:val="002B632B"/>
    <w:rsid w:val="002B6F42"/>
    <w:rsid w:val="002B71E2"/>
    <w:rsid w:val="002B7DCC"/>
    <w:rsid w:val="002C0618"/>
    <w:rsid w:val="002C1CA0"/>
    <w:rsid w:val="002C1E69"/>
    <w:rsid w:val="002C207C"/>
    <w:rsid w:val="002C24D5"/>
    <w:rsid w:val="002C2932"/>
    <w:rsid w:val="002C2FFF"/>
    <w:rsid w:val="002C3167"/>
    <w:rsid w:val="002C39A5"/>
    <w:rsid w:val="002C39CE"/>
    <w:rsid w:val="002C3B42"/>
    <w:rsid w:val="002C42B1"/>
    <w:rsid w:val="002C48CC"/>
    <w:rsid w:val="002C5E38"/>
    <w:rsid w:val="002C5FB0"/>
    <w:rsid w:val="002C5FCB"/>
    <w:rsid w:val="002C60A4"/>
    <w:rsid w:val="002C6794"/>
    <w:rsid w:val="002C6AD5"/>
    <w:rsid w:val="002C742F"/>
    <w:rsid w:val="002C7A91"/>
    <w:rsid w:val="002D108F"/>
    <w:rsid w:val="002D148C"/>
    <w:rsid w:val="002D149A"/>
    <w:rsid w:val="002D2CE6"/>
    <w:rsid w:val="002D2E2B"/>
    <w:rsid w:val="002D3D03"/>
    <w:rsid w:val="002D3DE1"/>
    <w:rsid w:val="002D3F8C"/>
    <w:rsid w:val="002D438C"/>
    <w:rsid w:val="002D4F6F"/>
    <w:rsid w:val="002D518C"/>
    <w:rsid w:val="002D5381"/>
    <w:rsid w:val="002D58EB"/>
    <w:rsid w:val="002D5B42"/>
    <w:rsid w:val="002D63FD"/>
    <w:rsid w:val="002D6BF1"/>
    <w:rsid w:val="002D6C89"/>
    <w:rsid w:val="002D6DAF"/>
    <w:rsid w:val="002D6ED4"/>
    <w:rsid w:val="002D7410"/>
    <w:rsid w:val="002D7BB3"/>
    <w:rsid w:val="002E0F02"/>
    <w:rsid w:val="002E1100"/>
    <w:rsid w:val="002E116F"/>
    <w:rsid w:val="002E122D"/>
    <w:rsid w:val="002E1A83"/>
    <w:rsid w:val="002E1AE0"/>
    <w:rsid w:val="002E1C0B"/>
    <w:rsid w:val="002E1E71"/>
    <w:rsid w:val="002E2290"/>
    <w:rsid w:val="002E2511"/>
    <w:rsid w:val="002E2CE5"/>
    <w:rsid w:val="002E2D6A"/>
    <w:rsid w:val="002E3B0B"/>
    <w:rsid w:val="002E3CE1"/>
    <w:rsid w:val="002E4222"/>
    <w:rsid w:val="002E4341"/>
    <w:rsid w:val="002E442C"/>
    <w:rsid w:val="002E4592"/>
    <w:rsid w:val="002E4683"/>
    <w:rsid w:val="002E4D37"/>
    <w:rsid w:val="002E50C6"/>
    <w:rsid w:val="002E68C0"/>
    <w:rsid w:val="002E6AE0"/>
    <w:rsid w:val="002E73B8"/>
    <w:rsid w:val="002E7ADA"/>
    <w:rsid w:val="002E7B40"/>
    <w:rsid w:val="002F0341"/>
    <w:rsid w:val="002F0494"/>
    <w:rsid w:val="002F061A"/>
    <w:rsid w:val="002F0650"/>
    <w:rsid w:val="002F080A"/>
    <w:rsid w:val="002F0F3F"/>
    <w:rsid w:val="002F1532"/>
    <w:rsid w:val="002F1EF1"/>
    <w:rsid w:val="002F23FF"/>
    <w:rsid w:val="002F27F1"/>
    <w:rsid w:val="002F36D7"/>
    <w:rsid w:val="002F3ABF"/>
    <w:rsid w:val="002F3EE4"/>
    <w:rsid w:val="002F4013"/>
    <w:rsid w:val="002F468F"/>
    <w:rsid w:val="002F4D6C"/>
    <w:rsid w:val="002F4EAA"/>
    <w:rsid w:val="002F53F1"/>
    <w:rsid w:val="002F5CE6"/>
    <w:rsid w:val="002F60F9"/>
    <w:rsid w:val="002F6196"/>
    <w:rsid w:val="002F64CA"/>
    <w:rsid w:val="002F66D6"/>
    <w:rsid w:val="002F704A"/>
    <w:rsid w:val="002F70AB"/>
    <w:rsid w:val="002F754F"/>
    <w:rsid w:val="002F7777"/>
    <w:rsid w:val="002F7830"/>
    <w:rsid w:val="002F79AB"/>
    <w:rsid w:val="002F7B1A"/>
    <w:rsid w:val="00300240"/>
    <w:rsid w:val="00300242"/>
    <w:rsid w:val="00300827"/>
    <w:rsid w:val="00300BAA"/>
    <w:rsid w:val="003012D1"/>
    <w:rsid w:val="003014C0"/>
    <w:rsid w:val="00301E9C"/>
    <w:rsid w:val="0030246F"/>
    <w:rsid w:val="003039F7"/>
    <w:rsid w:val="0030459D"/>
    <w:rsid w:val="003045C0"/>
    <w:rsid w:val="003049E8"/>
    <w:rsid w:val="003055C3"/>
    <w:rsid w:val="00305756"/>
    <w:rsid w:val="00305FB5"/>
    <w:rsid w:val="0030694F"/>
    <w:rsid w:val="00310475"/>
    <w:rsid w:val="00310500"/>
    <w:rsid w:val="003115BC"/>
    <w:rsid w:val="003119BE"/>
    <w:rsid w:val="00312103"/>
    <w:rsid w:val="00312781"/>
    <w:rsid w:val="00312869"/>
    <w:rsid w:val="003129B0"/>
    <w:rsid w:val="00314387"/>
    <w:rsid w:val="00314861"/>
    <w:rsid w:val="00316256"/>
    <w:rsid w:val="00316C66"/>
    <w:rsid w:val="003203A7"/>
    <w:rsid w:val="00320D12"/>
    <w:rsid w:val="00320E78"/>
    <w:rsid w:val="00320EB4"/>
    <w:rsid w:val="00321268"/>
    <w:rsid w:val="003216D6"/>
    <w:rsid w:val="00321C18"/>
    <w:rsid w:val="00322354"/>
    <w:rsid w:val="00322B10"/>
    <w:rsid w:val="00322EDF"/>
    <w:rsid w:val="003232F4"/>
    <w:rsid w:val="00323322"/>
    <w:rsid w:val="00323C10"/>
    <w:rsid w:val="00323C84"/>
    <w:rsid w:val="0032416F"/>
    <w:rsid w:val="00324731"/>
    <w:rsid w:val="0032475C"/>
    <w:rsid w:val="0032478E"/>
    <w:rsid w:val="0032526B"/>
    <w:rsid w:val="00325300"/>
    <w:rsid w:val="00325860"/>
    <w:rsid w:val="00325AD8"/>
    <w:rsid w:val="00325FC7"/>
    <w:rsid w:val="003268D3"/>
    <w:rsid w:val="00326EB1"/>
    <w:rsid w:val="00327E70"/>
    <w:rsid w:val="00330035"/>
    <w:rsid w:val="00330C37"/>
    <w:rsid w:val="00330EB4"/>
    <w:rsid w:val="0033188C"/>
    <w:rsid w:val="00331B2E"/>
    <w:rsid w:val="00332775"/>
    <w:rsid w:val="003329B2"/>
    <w:rsid w:val="003329F5"/>
    <w:rsid w:val="00332B03"/>
    <w:rsid w:val="003331C8"/>
    <w:rsid w:val="00333EB5"/>
    <w:rsid w:val="00334588"/>
    <w:rsid w:val="00334747"/>
    <w:rsid w:val="00334AF3"/>
    <w:rsid w:val="00334D24"/>
    <w:rsid w:val="00334EF4"/>
    <w:rsid w:val="0033569C"/>
    <w:rsid w:val="0033574D"/>
    <w:rsid w:val="00335C2D"/>
    <w:rsid w:val="00335F2B"/>
    <w:rsid w:val="00336281"/>
    <w:rsid w:val="003364C5"/>
    <w:rsid w:val="00336528"/>
    <w:rsid w:val="00336573"/>
    <w:rsid w:val="00336B74"/>
    <w:rsid w:val="0033713E"/>
    <w:rsid w:val="003375BB"/>
    <w:rsid w:val="00337602"/>
    <w:rsid w:val="003379F6"/>
    <w:rsid w:val="0034017A"/>
    <w:rsid w:val="0034032A"/>
    <w:rsid w:val="00340420"/>
    <w:rsid w:val="00340801"/>
    <w:rsid w:val="00340B66"/>
    <w:rsid w:val="00341698"/>
    <w:rsid w:val="0034276E"/>
    <w:rsid w:val="0034284B"/>
    <w:rsid w:val="00342BCC"/>
    <w:rsid w:val="00342D4C"/>
    <w:rsid w:val="00343208"/>
    <w:rsid w:val="003438D0"/>
    <w:rsid w:val="003445A7"/>
    <w:rsid w:val="00344706"/>
    <w:rsid w:val="0034495F"/>
    <w:rsid w:val="00344F2D"/>
    <w:rsid w:val="003464C1"/>
    <w:rsid w:val="00346D09"/>
    <w:rsid w:val="00346EAF"/>
    <w:rsid w:val="00347033"/>
    <w:rsid w:val="0035053B"/>
    <w:rsid w:val="0035077F"/>
    <w:rsid w:val="00350852"/>
    <w:rsid w:val="00350AC7"/>
    <w:rsid w:val="0035103E"/>
    <w:rsid w:val="00351089"/>
    <w:rsid w:val="003513A4"/>
    <w:rsid w:val="0035144C"/>
    <w:rsid w:val="003516BA"/>
    <w:rsid w:val="0035178C"/>
    <w:rsid w:val="00351877"/>
    <w:rsid w:val="003518AC"/>
    <w:rsid w:val="00351F95"/>
    <w:rsid w:val="003522D3"/>
    <w:rsid w:val="0035244A"/>
    <w:rsid w:val="00353361"/>
    <w:rsid w:val="003533A3"/>
    <w:rsid w:val="00353556"/>
    <w:rsid w:val="003541CF"/>
    <w:rsid w:val="0035430C"/>
    <w:rsid w:val="00354982"/>
    <w:rsid w:val="00354AD6"/>
    <w:rsid w:val="00354F06"/>
    <w:rsid w:val="00355132"/>
    <w:rsid w:val="0035517E"/>
    <w:rsid w:val="003551E8"/>
    <w:rsid w:val="003556BB"/>
    <w:rsid w:val="00355CA4"/>
    <w:rsid w:val="00355F6F"/>
    <w:rsid w:val="003561B0"/>
    <w:rsid w:val="003564DB"/>
    <w:rsid w:val="00356D77"/>
    <w:rsid w:val="003571EE"/>
    <w:rsid w:val="003573CE"/>
    <w:rsid w:val="0035756B"/>
    <w:rsid w:val="00357977"/>
    <w:rsid w:val="00357A10"/>
    <w:rsid w:val="00357B7E"/>
    <w:rsid w:val="00357D5F"/>
    <w:rsid w:val="00357FEA"/>
    <w:rsid w:val="00360369"/>
    <w:rsid w:val="00360A0C"/>
    <w:rsid w:val="00360F24"/>
    <w:rsid w:val="003618CB"/>
    <w:rsid w:val="00361C3A"/>
    <w:rsid w:val="00361DE3"/>
    <w:rsid w:val="00361F51"/>
    <w:rsid w:val="0036208C"/>
    <w:rsid w:val="003620E2"/>
    <w:rsid w:val="0036210C"/>
    <w:rsid w:val="003626BF"/>
    <w:rsid w:val="003631F3"/>
    <w:rsid w:val="00363393"/>
    <w:rsid w:val="00363AE6"/>
    <w:rsid w:val="003644D6"/>
    <w:rsid w:val="003645B2"/>
    <w:rsid w:val="003649E1"/>
    <w:rsid w:val="00364D0F"/>
    <w:rsid w:val="0036540E"/>
    <w:rsid w:val="00365AB8"/>
    <w:rsid w:val="00365D5C"/>
    <w:rsid w:val="0036652D"/>
    <w:rsid w:val="00366670"/>
    <w:rsid w:val="00366742"/>
    <w:rsid w:val="003667B4"/>
    <w:rsid w:val="00366BC9"/>
    <w:rsid w:val="00367788"/>
    <w:rsid w:val="003679D0"/>
    <w:rsid w:val="00367FEA"/>
    <w:rsid w:val="00370230"/>
    <w:rsid w:val="00370296"/>
    <w:rsid w:val="00370BE9"/>
    <w:rsid w:val="003711DF"/>
    <w:rsid w:val="00371211"/>
    <w:rsid w:val="003715DF"/>
    <w:rsid w:val="00371753"/>
    <w:rsid w:val="00371842"/>
    <w:rsid w:val="00371852"/>
    <w:rsid w:val="003719C4"/>
    <w:rsid w:val="00371B15"/>
    <w:rsid w:val="00371BF7"/>
    <w:rsid w:val="003720E8"/>
    <w:rsid w:val="00372267"/>
    <w:rsid w:val="003722D5"/>
    <w:rsid w:val="0037274A"/>
    <w:rsid w:val="003731F9"/>
    <w:rsid w:val="0037323A"/>
    <w:rsid w:val="0037323E"/>
    <w:rsid w:val="00373477"/>
    <w:rsid w:val="00373541"/>
    <w:rsid w:val="00373E65"/>
    <w:rsid w:val="0037474B"/>
    <w:rsid w:val="00374779"/>
    <w:rsid w:val="00374D97"/>
    <w:rsid w:val="00374E03"/>
    <w:rsid w:val="00374E90"/>
    <w:rsid w:val="0037599A"/>
    <w:rsid w:val="00375BDE"/>
    <w:rsid w:val="0037628B"/>
    <w:rsid w:val="0037713A"/>
    <w:rsid w:val="00377218"/>
    <w:rsid w:val="00380964"/>
    <w:rsid w:val="00380CC2"/>
    <w:rsid w:val="00380CE1"/>
    <w:rsid w:val="003813EE"/>
    <w:rsid w:val="00381DB0"/>
    <w:rsid w:val="00382335"/>
    <w:rsid w:val="00382C25"/>
    <w:rsid w:val="00382E1C"/>
    <w:rsid w:val="0038329A"/>
    <w:rsid w:val="00383A4E"/>
    <w:rsid w:val="00383DA9"/>
    <w:rsid w:val="00383DB7"/>
    <w:rsid w:val="0038471F"/>
    <w:rsid w:val="00384F2B"/>
    <w:rsid w:val="003856B4"/>
    <w:rsid w:val="00385F98"/>
    <w:rsid w:val="003865A1"/>
    <w:rsid w:val="003873DA"/>
    <w:rsid w:val="003874E7"/>
    <w:rsid w:val="00387871"/>
    <w:rsid w:val="00387AE7"/>
    <w:rsid w:val="003905F7"/>
    <w:rsid w:val="00391B28"/>
    <w:rsid w:val="00391F5F"/>
    <w:rsid w:val="00392980"/>
    <w:rsid w:val="00392BC7"/>
    <w:rsid w:val="003931B9"/>
    <w:rsid w:val="0039326C"/>
    <w:rsid w:val="003935CF"/>
    <w:rsid w:val="0039454E"/>
    <w:rsid w:val="0039506F"/>
    <w:rsid w:val="00395598"/>
    <w:rsid w:val="00395721"/>
    <w:rsid w:val="003960E6"/>
    <w:rsid w:val="003961E2"/>
    <w:rsid w:val="003962E0"/>
    <w:rsid w:val="00396424"/>
    <w:rsid w:val="003965B9"/>
    <w:rsid w:val="00396B41"/>
    <w:rsid w:val="00397056"/>
    <w:rsid w:val="00397FD1"/>
    <w:rsid w:val="003A0FC4"/>
    <w:rsid w:val="003A12B1"/>
    <w:rsid w:val="003A1639"/>
    <w:rsid w:val="003A1E0A"/>
    <w:rsid w:val="003A1E5F"/>
    <w:rsid w:val="003A2903"/>
    <w:rsid w:val="003A2D9B"/>
    <w:rsid w:val="003A36D3"/>
    <w:rsid w:val="003A41C4"/>
    <w:rsid w:val="003A461C"/>
    <w:rsid w:val="003A49A9"/>
    <w:rsid w:val="003A4A65"/>
    <w:rsid w:val="003A5597"/>
    <w:rsid w:val="003A5A9C"/>
    <w:rsid w:val="003A5C2E"/>
    <w:rsid w:val="003A5C56"/>
    <w:rsid w:val="003A5D7C"/>
    <w:rsid w:val="003A62B7"/>
    <w:rsid w:val="003A63C2"/>
    <w:rsid w:val="003A63DA"/>
    <w:rsid w:val="003A677C"/>
    <w:rsid w:val="003A72F5"/>
    <w:rsid w:val="003B02F0"/>
    <w:rsid w:val="003B0616"/>
    <w:rsid w:val="003B0E37"/>
    <w:rsid w:val="003B1311"/>
    <w:rsid w:val="003B2208"/>
    <w:rsid w:val="003B26F3"/>
    <w:rsid w:val="003B34BD"/>
    <w:rsid w:val="003B38D8"/>
    <w:rsid w:val="003B3BB6"/>
    <w:rsid w:val="003B3ED2"/>
    <w:rsid w:val="003B403F"/>
    <w:rsid w:val="003B44FB"/>
    <w:rsid w:val="003B4691"/>
    <w:rsid w:val="003B4B75"/>
    <w:rsid w:val="003B574D"/>
    <w:rsid w:val="003B58BA"/>
    <w:rsid w:val="003B5AB5"/>
    <w:rsid w:val="003B5AD0"/>
    <w:rsid w:val="003B6216"/>
    <w:rsid w:val="003B624B"/>
    <w:rsid w:val="003B6733"/>
    <w:rsid w:val="003B68D5"/>
    <w:rsid w:val="003B69B5"/>
    <w:rsid w:val="003B6D91"/>
    <w:rsid w:val="003B75F1"/>
    <w:rsid w:val="003B772D"/>
    <w:rsid w:val="003B7C0E"/>
    <w:rsid w:val="003C05FD"/>
    <w:rsid w:val="003C0BD1"/>
    <w:rsid w:val="003C0EEE"/>
    <w:rsid w:val="003C0F07"/>
    <w:rsid w:val="003C1075"/>
    <w:rsid w:val="003C2108"/>
    <w:rsid w:val="003C223A"/>
    <w:rsid w:val="003C228D"/>
    <w:rsid w:val="003C2930"/>
    <w:rsid w:val="003C2DCA"/>
    <w:rsid w:val="003C356C"/>
    <w:rsid w:val="003C3DA8"/>
    <w:rsid w:val="003C3F6C"/>
    <w:rsid w:val="003C45A1"/>
    <w:rsid w:val="003C4783"/>
    <w:rsid w:val="003C4D31"/>
    <w:rsid w:val="003C56D6"/>
    <w:rsid w:val="003C5F39"/>
    <w:rsid w:val="003C60B3"/>
    <w:rsid w:val="003C6242"/>
    <w:rsid w:val="003C709A"/>
    <w:rsid w:val="003C75C4"/>
    <w:rsid w:val="003C7745"/>
    <w:rsid w:val="003C7A34"/>
    <w:rsid w:val="003C7E64"/>
    <w:rsid w:val="003D05DC"/>
    <w:rsid w:val="003D06B6"/>
    <w:rsid w:val="003D06F0"/>
    <w:rsid w:val="003D09BB"/>
    <w:rsid w:val="003D116A"/>
    <w:rsid w:val="003D1FC5"/>
    <w:rsid w:val="003D2313"/>
    <w:rsid w:val="003D2486"/>
    <w:rsid w:val="003D297C"/>
    <w:rsid w:val="003D2DBA"/>
    <w:rsid w:val="003D3307"/>
    <w:rsid w:val="003D33EA"/>
    <w:rsid w:val="003D40F1"/>
    <w:rsid w:val="003D4C46"/>
    <w:rsid w:val="003D5217"/>
    <w:rsid w:val="003D5B79"/>
    <w:rsid w:val="003D5CB4"/>
    <w:rsid w:val="003D630E"/>
    <w:rsid w:val="003D6711"/>
    <w:rsid w:val="003D6DDB"/>
    <w:rsid w:val="003D7007"/>
    <w:rsid w:val="003D754A"/>
    <w:rsid w:val="003E018B"/>
    <w:rsid w:val="003E0B38"/>
    <w:rsid w:val="003E120A"/>
    <w:rsid w:val="003E1EFC"/>
    <w:rsid w:val="003E201A"/>
    <w:rsid w:val="003E283A"/>
    <w:rsid w:val="003E2891"/>
    <w:rsid w:val="003E374F"/>
    <w:rsid w:val="003E4021"/>
    <w:rsid w:val="003E41A0"/>
    <w:rsid w:val="003E41D7"/>
    <w:rsid w:val="003E47D0"/>
    <w:rsid w:val="003E4A30"/>
    <w:rsid w:val="003E5179"/>
    <w:rsid w:val="003E52CF"/>
    <w:rsid w:val="003E6331"/>
    <w:rsid w:val="003E6DEA"/>
    <w:rsid w:val="003E6F2A"/>
    <w:rsid w:val="003E716C"/>
    <w:rsid w:val="003E781F"/>
    <w:rsid w:val="003F0CF1"/>
    <w:rsid w:val="003F0E60"/>
    <w:rsid w:val="003F131D"/>
    <w:rsid w:val="003F1E7B"/>
    <w:rsid w:val="003F2AF1"/>
    <w:rsid w:val="003F3C15"/>
    <w:rsid w:val="003F43A4"/>
    <w:rsid w:val="003F4486"/>
    <w:rsid w:val="003F4E74"/>
    <w:rsid w:val="003F564A"/>
    <w:rsid w:val="003F5B51"/>
    <w:rsid w:val="003F5D7F"/>
    <w:rsid w:val="003F651E"/>
    <w:rsid w:val="003F6607"/>
    <w:rsid w:val="003F74C5"/>
    <w:rsid w:val="003F78C5"/>
    <w:rsid w:val="003F7E94"/>
    <w:rsid w:val="00400038"/>
    <w:rsid w:val="00400165"/>
    <w:rsid w:val="00401984"/>
    <w:rsid w:val="004019D5"/>
    <w:rsid w:val="00401AA6"/>
    <w:rsid w:val="00401C9E"/>
    <w:rsid w:val="0040237A"/>
    <w:rsid w:val="004024E0"/>
    <w:rsid w:val="004035A5"/>
    <w:rsid w:val="00403A1C"/>
    <w:rsid w:val="00403D57"/>
    <w:rsid w:val="00404166"/>
    <w:rsid w:val="00404820"/>
    <w:rsid w:val="004048F9"/>
    <w:rsid w:val="00405093"/>
    <w:rsid w:val="00405102"/>
    <w:rsid w:val="00405C0D"/>
    <w:rsid w:val="00405E73"/>
    <w:rsid w:val="00406D98"/>
    <w:rsid w:val="00406DA7"/>
    <w:rsid w:val="0040710B"/>
    <w:rsid w:val="004103E7"/>
    <w:rsid w:val="004104B2"/>
    <w:rsid w:val="004106D6"/>
    <w:rsid w:val="00410953"/>
    <w:rsid w:val="00410E8E"/>
    <w:rsid w:val="00411497"/>
    <w:rsid w:val="0041177C"/>
    <w:rsid w:val="0041183B"/>
    <w:rsid w:val="00411B2F"/>
    <w:rsid w:val="00412317"/>
    <w:rsid w:val="0041350F"/>
    <w:rsid w:val="00414154"/>
    <w:rsid w:val="00414612"/>
    <w:rsid w:val="00414B1E"/>
    <w:rsid w:val="00414FEE"/>
    <w:rsid w:val="004150E9"/>
    <w:rsid w:val="00415FFF"/>
    <w:rsid w:val="00416134"/>
    <w:rsid w:val="00416D27"/>
    <w:rsid w:val="00416F6E"/>
    <w:rsid w:val="00417816"/>
    <w:rsid w:val="00417B6D"/>
    <w:rsid w:val="0042001E"/>
    <w:rsid w:val="0042059F"/>
    <w:rsid w:val="004205A4"/>
    <w:rsid w:val="004207E3"/>
    <w:rsid w:val="004223D3"/>
    <w:rsid w:val="004227BA"/>
    <w:rsid w:val="00423001"/>
    <w:rsid w:val="004234D8"/>
    <w:rsid w:val="004235A6"/>
    <w:rsid w:val="004240F6"/>
    <w:rsid w:val="0042537A"/>
    <w:rsid w:val="0042553D"/>
    <w:rsid w:val="00427410"/>
    <w:rsid w:val="00427AF4"/>
    <w:rsid w:val="00427E0B"/>
    <w:rsid w:val="00427E1C"/>
    <w:rsid w:val="004304B0"/>
    <w:rsid w:val="004307AD"/>
    <w:rsid w:val="00430BFE"/>
    <w:rsid w:val="00430F49"/>
    <w:rsid w:val="0043126F"/>
    <w:rsid w:val="004318FB"/>
    <w:rsid w:val="00431A1F"/>
    <w:rsid w:val="00431D63"/>
    <w:rsid w:val="00431E8D"/>
    <w:rsid w:val="00433606"/>
    <w:rsid w:val="0043382A"/>
    <w:rsid w:val="00433C7C"/>
    <w:rsid w:val="00434005"/>
    <w:rsid w:val="00434441"/>
    <w:rsid w:val="004348D6"/>
    <w:rsid w:val="00434937"/>
    <w:rsid w:val="00435396"/>
    <w:rsid w:val="004358EA"/>
    <w:rsid w:val="004359B3"/>
    <w:rsid w:val="0043602A"/>
    <w:rsid w:val="004364BC"/>
    <w:rsid w:val="004369B9"/>
    <w:rsid w:val="004370F6"/>
    <w:rsid w:val="004375D7"/>
    <w:rsid w:val="00437A2F"/>
    <w:rsid w:val="00437AFD"/>
    <w:rsid w:val="00437B67"/>
    <w:rsid w:val="00437E7B"/>
    <w:rsid w:val="004400AF"/>
    <w:rsid w:val="004408F3"/>
    <w:rsid w:val="00440ADB"/>
    <w:rsid w:val="0044103F"/>
    <w:rsid w:val="0044125C"/>
    <w:rsid w:val="0044126C"/>
    <w:rsid w:val="004418E2"/>
    <w:rsid w:val="0044194A"/>
    <w:rsid w:val="00441AC0"/>
    <w:rsid w:val="00441C59"/>
    <w:rsid w:val="00442333"/>
    <w:rsid w:val="0044234E"/>
    <w:rsid w:val="00442584"/>
    <w:rsid w:val="00442A13"/>
    <w:rsid w:val="00442BC9"/>
    <w:rsid w:val="00443985"/>
    <w:rsid w:val="00443B1A"/>
    <w:rsid w:val="00444332"/>
    <w:rsid w:val="004443D1"/>
    <w:rsid w:val="00444CC4"/>
    <w:rsid w:val="0044518F"/>
    <w:rsid w:val="004451CA"/>
    <w:rsid w:val="00445FFB"/>
    <w:rsid w:val="00446DFF"/>
    <w:rsid w:val="004470FA"/>
    <w:rsid w:val="00447204"/>
    <w:rsid w:val="00447663"/>
    <w:rsid w:val="004478B7"/>
    <w:rsid w:val="00450123"/>
    <w:rsid w:val="00450582"/>
    <w:rsid w:val="00450CCD"/>
    <w:rsid w:val="004510A7"/>
    <w:rsid w:val="0045124B"/>
    <w:rsid w:val="00451718"/>
    <w:rsid w:val="00451725"/>
    <w:rsid w:val="00452440"/>
    <w:rsid w:val="00452452"/>
    <w:rsid w:val="004526D6"/>
    <w:rsid w:val="00453299"/>
    <w:rsid w:val="00453462"/>
    <w:rsid w:val="00453EC9"/>
    <w:rsid w:val="00454054"/>
    <w:rsid w:val="0045415A"/>
    <w:rsid w:val="00454313"/>
    <w:rsid w:val="004543F3"/>
    <w:rsid w:val="0045487F"/>
    <w:rsid w:val="0045568C"/>
    <w:rsid w:val="00455777"/>
    <w:rsid w:val="00455E6E"/>
    <w:rsid w:val="00456B42"/>
    <w:rsid w:val="0045715B"/>
    <w:rsid w:val="00457666"/>
    <w:rsid w:val="004576B5"/>
    <w:rsid w:val="004577E5"/>
    <w:rsid w:val="004579FB"/>
    <w:rsid w:val="00457E98"/>
    <w:rsid w:val="00460052"/>
    <w:rsid w:val="004605CD"/>
    <w:rsid w:val="00460613"/>
    <w:rsid w:val="00460710"/>
    <w:rsid w:val="004607D3"/>
    <w:rsid w:val="00460CAC"/>
    <w:rsid w:val="004611F5"/>
    <w:rsid w:val="0046163B"/>
    <w:rsid w:val="00461A48"/>
    <w:rsid w:val="00462180"/>
    <w:rsid w:val="0046247A"/>
    <w:rsid w:val="004627DA"/>
    <w:rsid w:val="004627E4"/>
    <w:rsid w:val="00462CB3"/>
    <w:rsid w:val="00462D2C"/>
    <w:rsid w:val="0046321E"/>
    <w:rsid w:val="004635EE"/>
    <w:rsid w:val="004638DA"/>
    <w:rsid w:val="0046394D"/>
    <w:rsid w:val="00464274"/>
    <w:rsid w:val="004647E1"/>
    <w:rsid w:val="00464B6D"/>
    <w:rsid w:val="00465B33"/>
    <w:rsid w:val="00465DE9"/>
    <w:rsid w:val="00465E67"/>
    <w:rsid w:val="00467734"/>
    <w:rsid w:val="00467CD5"/>
    <w:rsid w:val="00467F4F"/>
    <w:rsid w:val="0047019F"/>
    <w:rsid w:val="00470449"/>
    <w:rsid w:val="0047056A"/>
    <w:rsid w:val="0047077F"/>
    <w:rsid w:val="00470871"/>
    <w:rsid w:val="00470972"/>
    <w:rsid w:val="00470A5A"/>
    <w:rsid w:val="00471B1E"/>
    <w:rsid w:val="00472B25"/>
    <w:rsid w:val="004733EE"/>
    <w:rsid w:val="00473765"/>
    <w:rsid w:val="00474169"/>
    <w:rsid w:val="00474694"/>
    <w:rsid w:val="00474C75"/>
    <w:rsid w:val="0047541A"/>
    <w:rsid w:val="00475579"/>
    <w:rsid w:val="004759D5"/>
    <w:rsid w:val="00475A4B"/>
    <w:rsid w:val="004762CF"/>
    <w:rsid w:val="004766C7"/>
    <w:rsid w:val="00476D0D"/>
    <w:rsid w:val="00476FE1"/>
    <w:rsid w:val="0047736A"/>
    <w:rsid w:val="00477628"/>
    <w:rsid w:val="0048065F"/>
    <w:rsid w:val="00480D9E"/>
    <w:rsid w:val="00480F51"/>
    <w:rsid w:val="004814E5"/>
    <w:rsid w:val="00481B23"/>
    <w:rsid w:val="00481EE1"/>
    <w:rsid w:val="00482747"/>
    <w:rsid w:val="00483BED"/>
    <w:rsid w:val="00484502"/>
    <w:rsid w:val="004848B7"/>
    <w:rsid w:val="00484DC7"/>
    <w:rsid w:val="004857B0"/>
    <w:rsid w:val="00485A87"/>
    <w:rsid w:val="00485B29"/>
    <w:rsid w:val="0048668E"/>
    <w:rsid w:val="00487CC1"/>
    <w:rsid w:val="00487D75"/>
    <w:rsid w:val="00487DBC"/>
    <w:rsid w:val="004900FB"/>
    <w:rsid w:val="0049029A"/>
    <w:rsid w:val="00490346"/>
    <w:rsid w:val="004904BA"/>
    <w:rsid w:val="0049080A"/>
    <w:rsid w:val="00490DA2"/>
    <w:rsid w:val="00490DCC"/>
    <w:rsid w:val="00490ECA"/>
    <w:rsid w:val="00491672"/>
    <w:rsid w:val="00491674"/>
    <w:rsid w:val="0049199B"/>
    <w:rsid w:val="00491B00"/>
    <w:rsid w:val="00492809"/>
    <w:rsid w:val="0049292D"/>
    <w:rsid w:val="00492DFF"/>
    <w:rsid w:val="00493582"/>
    <w:rsid w:val="004937B2"/>
    <w:rsid w:val="00493886"/>
    <w:rsid w:val="00493B98"/>
    <w:rsid w:val="00493FC4"/>
    <w:rsid w:val="00494385"/>
    <w:rsid w:val="00494836"/>
    <w:rsid w:val="00494923"/>
    <w:rsid w:val="0049519D"/>
    <w:rsid w:val="00495CC0"/>
    <w:rsid w:val="00495E3B"/>
    <w:rsid w:val="004965A8"/>
    <w:rsid w:val="00496789"/>
    <w:rsid w:val="004969CD"/>
    <w:rsid w:val="00496C4A"/>
    <w:rsid w:val="00497964"/>
    <w:rsid w:val="00497A7B"/>
    <w:rsid w:val="00497E77"/>
    <w:rsid w:val="004A06B1"/>
    <w:rsid w:val="004A1DC9"/>
    <w:rsid w:val="004A2061"/>
    <w:rsid w:val="004A2068"/>
    <w:rsid w:val="004A2954"/>
    <w:rsid w:val="004A2AFD"/>
    <w:rsid w:val="004A2B1E"/>
    <w:rsid w:val="004A336F"/>
    <w:rsid w:val="004A3A84"/>
    <w:rsid w:val="004A4BBA"/>
    <w:rsid w:val="004A5416"/>
    <w:rsid w:val="004A565C"/>
    <w:rsid w:val="004A5DDA"/>
    <w:rsid w:val="004A5DEA"/>
    <w:rsid w:val="004A6275"/>
    <w:rsid w:val="004A64BF"/>
    <w:rsid w:val="004A6D58"/>
    <w:rsid w:val="004A759E"/>
    <w:rsid w:val="004A79FF"/>
    <w:rsid w:val="004A7AC3"/>
    <w:rsid w:val="004A7B7C"/>
    <w:rsid w:val="004A7CCA"/>
    <w:rsid w:val="004A7FBD"/>
    <w:rsid w:val="004B02C2"/>
    <w:rsid w:val="004B050B"/>
    <w:rsid w:val="004B09FA"/>
    <w:rsid w:val="004B133D"/>
    <w:rsid w:val="004B2740"/>
    <w:rsid w:val="004B2A50"/>
    <w:rsid w:val="004B2C11"/>
    <w:rsid w:val="004B2DDF"/>
    <w:rsid w:val="004B32D0"/>
    <w:rsid w:val="004B3AC5"/>
    <w:rsid w:val="004B3D34"/>
    <w:rsid w:val="004B3D36"/>
    <w:rsid w:val="004B43C5"/>
    <w:rsid w:val="004B464F"/>
    <w:rsid w:val="004B4CAA"/>
    <w:rsid w:val="004B56B2"/>
    <w:rsid w:val="004B59C2"/>
    <w:rsid w:val="004B5A2A"/>
    <w:rsid w:val="004B68AB"/>
    <w:rsid w:val="004B6A0E"/>
    <w:rsid w:val="004B6C28"/>
    <w:rsid w:val="004B6E61"/>
    <w:rsid w:val="004B7C09"/>
    <w:rsid w:val="004B7E3F"/>
    <w:rsid w:val="004C0150"/>
    <w:rsid w:val="004C0289"/>
    <w:rsid w:val="004C1504"/>
    <w:rsid w:val="004C1F54"/>
    <w:rsid w:val="004C1FD7"/>
    <w:rsid w:val="004C21CD"/>
    <w:rsid w:val="004C27D0"/>
    <w:rsid w:val="004C2E54"/>
    <w:rsid w:val="004C2E5F"/>
    <w:rsid w:val="004C33E6"/>
    <w:rsid w:val="004C37E7"/>
    <w:rsid w:val="004C3AD7"/>
    <w:rsid w:val="004C494B"/>
    <w:rsid w:val="004C49D0"/>
    <w:rsid w:val="004C4B55"/>
    <w:rsid w:val="004C611F"/>
    <w:rsid w:val="004C65AF"/>
    <w:rsid w:val="004C6821"/>
    <w:rsid w:val="004C6836"/>
    <w:rsid w:val="004C6EA5"/>
    <w:rsid w:val="004C7444"/>
    <w:rsid w:val="004C756B"/>
    <w:rsid w:val="004D05AF"/>
    <w:rsid w:val="004D0F4D"/>
    <w:rsid w:val="004D1260"/>
    <w:rsid w:val="004D1BED"/>
    <w:rsid w:val="004D2D27"/>
    <w:rsid w:val="004D2F63"/>
    <w:rsid w:val="004D30E8"/>
    <w:rsid w:val="004D33DC"/>
    <w:rsid w:val="004D3426"/>
    <w:rsid w:val="004D3452"/>
    <w:rsid w:val="004D441F"/>
    <w:rsid w:val="004D49CA"/>
    <w:rsid w:val="004D5388"/>
    <w:rsid w:val="004D553E"/>
    <w:rsid w:val="004D58B3"/>
    <w:rsid w:val="004D5EA8"/>
    <w:rsid w:val="004D771A"/>
    <w:rsid w:val="004D7A2F"/>
    <w:rsid w:val="004D7B39"/>
    <w:rsid w:val="004E0128"/>
    <w:rsid w:val="004E0216"/>
    <w:rsid w:val="004E055C"/>
    <w:rsid w:val="004E1011"/>
    <w:rsid w:val="004E110C"/>
    <w:rsid w:val="004E11BD"/>
    <w:rsid w:val="004E17F1"/>
    <w:rsid w:val="004E1816"/>
    <w:rsid w:val="004E1D5D"/>
    <w:rsid w:val="004E2145"/>
    <w:rsid w:val="004E22FD"/>
    <w:rsid w:val="004E2813"/>
    <w:rsid w:val="004E2F67"/>
    <w:rsid w:val="004E3420"/>
    <w:rsid w:val="004E3CFD"/>
    <w:rsid w:val="004E3FCA"/>
    <w:rsid w:val="004E42A6"/>
    <w:rsid w:val="004E4602"/>
    <w:rsid w:val="004E4E66"/>
    <w:rsid w:val="004E4FAD"/>
    <w:rsid w:val="004E56FE"/>
    <w:rsid w:val="004E587D"/>
    <w:rsid w:val="004E5ACB"/>
    <w:rsid w:val="004E61F8"/>
    <w:rsid w:val="004E6CC1"/>
    <w:rsid w:val="004E6D3D"/>
    <w:rsid w:val="004E6E94"/>
    <w:rsid w:val="004E71CD"/>
    <w:rsid w:val="004E740A"/>
    <w:rsid w:val="004E77C4"/>
    <w:rsid w:val="004E7DFC"/>
    <w:rsid w:val="004E7EA1"/>
    <w:rsid w:val="004F0679"/>
    <w:rsid w:val="004F0E57"/>
    <w:rsid w:val="004F0F2B"/>
    <w:rsid w:val="004F1277"/>
    <w:rsid w:val="004F187A"/>
    <w:rsid w:val="004F1997"/>
    <w:rsid w:val="004F281C"/>
    <w:rsid w:val="004F384C"/>
    <w:rsid w:val="004F39EB"/>
    <w:rsid w:val="004F3F0B"/>
    <w:rsid w:val="004F565C"/>
    <w:rsid w:val="004F6234"/>
    <w:rsid w:val="004F6457"/>
    <w:rsid w:val="004F6986"/>
    <w:rsid w:val="004F6AD2"/>
    <w:rsid w:val="004F6F53"/>
    <w:rsid w:val="004F72C6"/>
    <w:rsid w:val="004F7B8C"/>
    <w:rsid w:val="0050056D"/>
    <w:rsid w:val="00500922"/>
    <w:rsid w:val="00500A89"/>
    <w:rsid w:val="005012D0"/>
    <w:rsid w:val="00501AAF"/>
    <w:rsid w:val="00502194"/>
    <w:rsid w:val="005026CD"/>
    <w:rsid w:val="00502A6E"/>
    <w:rsid w:val="00502E7A"/>
    <w:rsid w:val="00502EF6"/>
    <w:rsid w:val="005037C7"/>
    <w:rsid w:val="00503C2F"/>
    <w:rsid w:val="005041A9"/>
    <w:rsid w:val="00504445"/>
    <w:rsid w:val="005047C0"/>
    <w:rsid w:val="00504AEF"/>
    <w:rsid w:val="005065A5"/>
    <w:rsid w:val="00506D61"/>
    <w:rsid w:val="00506E1A"/>
    <w:rsid w:val="00507152"/>
    <w:rsid w:val="00507256"/>
    <w:rsid w:val="005075FD"/>
    <w:rsid w:val="0050762D"/>
    <w:rsid w:val="005078A5"/>
    <w:rsid w:val="00507B79"/>
    <w:rsid w:val="00510094"/>
    <w:rsid w:val="0051018F"/>
    <w:rsid w:val="0051049D"/>
    <w:rsid w:val="0051074D"/>
    <w:rsid w:val="00510E86"/>
    <w:rsid w:val="00510EF9"/>
    <w:rsid w:val="00511572"/>
    <w:rsid w:val="00511985"/>
    <w:rsid w:val="00511BB6"/>
    <w:rsid w:val="0051263E"/>
    <w:rsid w:val="00512675"/>
    <w:rsid w:val="0051338C"/>
    <w:rsid w:val="00513A66"/>
    <w:rsid w:val="00513A79"/>
    <w:rsid w:val="00513BE8"/>
    <w:rsid w:val="00513C55"/>
    <w:rsid w:val="0051421C"/>
    <w:rsid w:val="005144D7"/>
    <w:rsid w:val="00514834"/>
    <w:rsid w:val="00514ADA"/>
    <w:rsid w:val="00515212"/>
    <w:rsid w:val="005159C2"/>
    <w:rsid w:val="00515E74"/>
    <w:rsid w:val="00516405"/>
    <w:rsid w:val="005171B3"/>
    <w:rsid w:val="00517B00"/>
    <w:rsid w:val="00517B97"/>
    <w:rsid w:val="00517D3E"/>
    <w:rsid w:val="00517FC0"/>
    <w:rsid w:val="005202E2"/>
    <w:rsid w:val="005207CE"/>
    <w:rsid w:val="00520C6B"/>
    <w:rsid w:val="00520D61"/>
    <w:rsid w:val="005211AC"/>
    <w:rsid w:val="00521503"/>
    <w:rsid w:val="00521F68"/>
    <w:rsid w:val="005220FE"/>
    <w:rsid w:val="005223D6"/>
    <w:rsid w:val="00522490"/>
    <w:rsid w:val="0052296D"/>
    <w:rsid w:val="005231EC"/>
    <w:rsid w:val="00523D51"/>
    <w:rsid w:val="00524C47"/>
    <w:rsid w:val="005256C3"/>
    <w:rsid w:val="005256F6"/>
    <w:rsid w:val="00525783"/>
    <w:rsid w:val="00525A79"/>
    <w:rsid w:val="00525D49"/>
    <w:rsid w:val="005261A3"/>
    <w:rsid w:val="00526603"/>
    <w:rsid w:val="00526B28"/>
    <w:rsid w:val="00526E4B"/>
    <w:rsid w:val="00526FD7"/>
    <w:rsid w:val="005270AF"/>
    <w:rsid w:val="00527225"/>
    <w:rsid w:val="005274E3"/>
    <w:rsid w:val="0052768D"/>
    <w:rsid w:val="00527BB3"/>
    <w:rsid w:val="00527DC4"/>
    <w:rsid w:val="005301F5"/>
    <w:rsid w:val="005304EB"/>
    <w:rsid w:val="00530974"/>
    <w:rsid w:val="0053099F"/>
    <w:rsid w:val="00530B59"/>
    <w:rsid w:val="005310A5"/>
    <w:rsid w:val="00531196"/>
    <w:rsid w:val="005313B5"/>
    <w:rsid w:val="0053184A"/>
    <w:rsid w:val="00531983"/>
    <w:rsid w:val="00532106"/>
    <w:rsid w:val="00532978"/>
    <w:rsid w:val="005331F9"/>
    <w:rsid w:val="00533262"/>
    <w:rsid w:val="00533F12"/>
    <w:rsid w:val="00533F6E"/>
    <w:rsid w:val="005341CF"/>
    <w:rsid w:val="00534593"/>
    <w:rsid w:val="0053464F"/>
    <w:rsid w:val="00534956"/>
    <w:rsid w:val="00534BCC"/>
    <w:rsid w:val="00535776"/>
    <w:rsid w:val="00535B9E"/>
    <w:rsid w:val="00535EA1"/>
    <w:rsid w:val="00535F44"/>
    <w:rsid w:val="0053603A"/>
    <w:rsid w:val="0053618E"/>
    <w:rsid w:val="005362C1"/>
    <w:rsid w:val="00536797"/>
    <w:rsid w:val="005367FA"/>
    <w:rsid w:val="00536886"/>
    <w:rsid w:val="00536896"/>
    <w:rsid w:val="00536E4E"/>
    <w:rsid w:val="005378A2"/>
    <w:rsid w:val="005401E8"/>
    <w:rsid w:val="005402F8"/>
    <w:rsid w:val="0054062B"/>
    <w:rsid w:val="00540C04"/>
    <w:rsid w:val="00540F14"/>
    <w:rsid w:val="00541288"/>
    <w:rsid w:val="005413BB"/>
    <w:rsid w:val="00541621"/>
    <w:rsid w:val="005416A5"/>
    <w:rsid w:val="00541A94"/>
    <w:rsid w:val="00541DAC"/>
    <w:rsid w:val="00541E87"/>
    <w:rsid w:val="00542474"/>
    <w:rsid w:val="0054318E"/>
    <w:rsid w:val="00543E34"/>
    <w:rsid w:val="005447AB"/>
    <w:rsid w:val="00544CBD"/>
    <w:rsid w:val="0054503B"/>
    <w:rsid w:val="00545EE0"/>
    <w:rsid w:val="00546155"/>
    <w:rsid w:val="005462FA"/>
    <w:rsid w:val="005463B7"/>
    <w:rsid w:val="005467BF"/>
    <w:rsid w:val="005473C1"/>
    <w:rsid w:val="005473C2"/>
    <w:rsid w:val="005474AE"/>
    <w:rsid w:val="005476D9"/>
    <w:rsid w:val="00547746"/>
    <w:rsid w:val="005477BD"/>
    <w:rsid w:val="005479C4"/>
    <w:rsid w:val="00547E93"/>
    <w:rsid w:val="005500C0"/>
    <w:rsid w:val="00550270"/>
    <w:rsid w:val="0055043D"/>
    <w:rsid w:val="00550441"/>
    <w:rsid w:val="005514D9"/>
    <w:rsid w:val="005521F4"/>
    <w:rsid w:val="00552C48"/>
    <w:rsid w:val="00552E92"/>
    <w:rsid w:val="00553813"/>
    <w:rsid w:val="00553C4E"/>
    <w:rsid w:val="005540EF"/>
    <w:rsid w:val="0055439E"/>
    <w:rsid w:val="00554A58"/>
    <w:rsid w:val="00554E46"/>
    <w:rsid w:val="00555563"/>
    <w:rsid w:val="00555CC6"/>
    <w:rsid w:val="00556D3C"/>
    <w:rsid w:val="0055718B"/>
    <w:rsid w:val="0055795F"/>
    <w:rsid w:val="00557E9B"/>
    <w:rsid w:val="00557EE4"/>
    <w:rsid w:val="00560498"/>
    <w:rsid w:val="00561307"/>
    <w:rsid w:val="005613B5"/>
    <w:rsid w:val="0056173D"/>
    <w:rsid w:val="0056229A"/>
    <w:rsid w:val="00562669"/>
    <w:rsid w:val="0056322E"/>
    <w:rsid w:val="0056383B"/>
    <w:rsid w:val="00563D7E"/>
    <w:rsid w:val="00564BB6"/>
    <w:rsid w:val="00565DFB"/>
    <w:rsid w:val="005664B7"/>
    <w:rsid w:val="005664E1"/>
    <w:rsid w:val="0056665D"/>
    <w:rsid w:val="00566689"/>
    <w:rsid w:val="0056700A"/>
    <w:rsid w:val="00567121"/>
    <w:rsid w:val="00567520"/>
    <w:rsid w:val="00567AC1"/>
    <w:rsid w:val="00567E1F"/>
    <w:rsid w:val="00570733"/>
    <w:rsid w:val="00570B6C"/>
    <w:rsid w:val="00570F41"/>
    <w:rsid w:val="0057152A"/>
    <w:rsid w:val="0057166D"/>
    <w:rsid w:val="005716E9"/>
    <w:rsid w:val="00572895"/>
    <w:rsid w:val="005736AB"/>
    <w:rsid w:val="00573746"/>
    <w:rsid w:val="00573861"/>
    <w:rsid w:val="00573970"/>
    <w:rsid w:val="00573B6E"/>
    <w:rsid w:val="00574761"/>
    <w:rsid w:val="00574A12"/>
    <w:rsid w:val="0057604D"/>
    <w:rsid w:val="005761C4"/>
    <w:rsid w:val="005768A2"/>
    <w:rsid w:val="0057693E"/>
    <w:rsid w:val="00576C64"/>
    <w:rsid w:val="00576CB0"/>
    <w:rsid w:val="00576DCD"/>
    <w:rsid w:val="00576F68"/>
    <w:rsid w:val="00577043"/>
    <w:rsid w:val="005809B4"/>
    <w:rsid w:val="005812FC"/>
    <w:rsid w:val="00581A6A"/>
    <w:rsid w:val="00581B46"/>
    <w:rsid w:val="00581CC7"/>
    <w:rsid w:val="00582380"/>
    <w:rsid w:val="00582409"/>
    <w:rsid w:val="00582560"/>
    <w:rsid w:val="005827E6"/>
    <w:rsid w:val="00582DC9"/>
    <w:rsid w:val="0058307F"/>
    <w:rsid w:val="00584F10"/>
    <w:rsid w:val="00585012"/>
    <w:rsid w:val="005856D0"/>
    <w:rsid w:val="00585C5F"/>
    <w:rsid w:val="00585CF8"/>
    <w:rsid w:val="00585D2A"/>
    <w:rsid w:val="00585D95"/>
    <w:rsid w:val="00586360"/>
    <w:rsid w:val="005874B8"/>
    <w:rsid w:val="0058751F"/>
    <w:rsid w:val="00590397"/>
    <w:rsid w:val="0059043E"/>
    <w:rsid w:val="0059044A"/>
    <w:rsid w:val="0059057A"/>
    <w:rsid w:val="00591232"/>
    <w:rsid w:val="00591376"/>
    <w:rsid w:val="00591BC0"/>
    <w:rsid w:val="00591F0C"/>
    <w:rsid w:val="00592930"/>
    <w:rsid w:val="00592FD6"/>
    <w:rsid w:val="0059301C"/>
    <w:rsid w:val="005945DA"/>
    <w:rsid w:val="00594AEE"/>
    <w:rsid w:val="00594CAF"/>
    <w:rsid w:val="005959C7"/>
    <w:rsid w:val="005962A0"/>
    <w:rsid w:val="0059663C"/>
    <w:rsid w:val="0059677F"/>
    <w:rsid w:val="005967A3"/>
    <w:rsid w:val="00596E7B"/>
    <w:rsid w:val="0059722A"/>
    <w:rsid w:val="005974E1"/>
    <w:rsid w:val="00597586"/>
    <w:rsid w:val="00597659"/>
    <w:rsid w:val="00597821"/>
    <w:rsid w:val="005A0262"/>
    <w:rsid w:val="005A042E"/>
    <w:rsid w:val="005A078E"/>
    <w:rsid w:val="005A0AA2"/>
    <w:rsid w:val="005A0E0E"/>
    <w:rsid w:val="005A10CC"/>
    <w:rsid w:val="005A1574"/>
    <w:rsid w:val="005A1819"/>
    <w:rsid w:val="005A2472"/>
    <w:rsid w:val="005A258C"/>
    <w:rsid w:val="005A277D"/>
    <w:rsid w:val="005A289B"/>
    <w:rsid w:val="005A3437"/>
    <w:rsid w:val="005A3E95"/>
    <w:rsid w:val="005A3F4E"/>
    <w:rsid w:val="005A42D7"/>
    <w:rsid w:val="005A5006"/>
    <w:rsid w:val="005A5023"/>
    <w:rsid w:val="005A52C0"/>
    <w:rsid w:val="005A578B"/>
    <w:rsid w:val="005A5BF8"/>
    <w:rsid w:val="005A7B2B"/>
    <w:rsid w:val="005B0104"/>
    <w:rsid w:val="005B0B1B"/>
    <w:rsid w:val="005B18DE"/>
    <w:rsid w:val="005B1A72"/>
    <w:rsid w:val="005B2139"/>
    <w:rsid w:val="005B2C49"/>
    <w:rsid w:val="005B2D09"/>
    <w:rsid w:val="005B2D61"/>
    <w:rsid w:val="005B3173"/>
    <w:rsid w:val="005B34D8"/>
    <w:rsid w:val="005B3CE7"/>
    <w:rsid w:val="005B3DB6"/>
    <w:rsid w:val="005B458B"/>
    <w:rsid w:val="005B47EC"/>
    <w:rsid w:val="005B48AC"/>
    <w:rsid w:val="005B4AE2"/>
    <w:rsid w:val="005B4F5E"/>
    <w:rsid w:val="005B53CF"/>
    <w:rsid w:val="005B5465"/>
    <w:rsid w:val="005B5686"/>
    <w:rsid w:val="005B5969"/>
    <w:rsid w:val="005B604F"/>
    <w:rsid w:val="005B658D"/>
    <w:rsid w:val="005B7242"/>
    <w:rsid w:val="005B72E9"/>
    <w:rsid w:val="005B7C30"/>
    <w:rsid w:val="005B7DAA"/>
    <w:rsid w:val="005C00E4"/>
    <w:rsid w:val="005C0224"/>
    <w:rsid w:val="005C0356"/>
    <w:rsid w:val="005C0493"/>
    <w:rsid w:val="005C0DAA"/>
    <w:rsid w:val="005C1088"/>
    <w:rsid w:val="005C1427"/>
    <w:rsid w:val="005C200B"/>
    <w:rsid w:val="005C225D"/>
    <w:rsid w:val="005C2926"/>
    <w:rsid w:val="005C2A67"/>
    <w:rsid w:val="005C2C73"/>
    <w:rsid w:val="005C2D49"/>
    <w:rsid w:val="005C323C"/>
    <w:rsid w:val="005C32CA"/>
    <w:rsid w:val="005C3A5B"/>
    <w:rsid w:val="005C3A8C"/>
    <w:rsid w:val="005C3BC0"/>
    <w:rsid w:val="005C3F6E"/>
    <w:rsid w:val="005C4172"/>
    <w:rsid w:val="005C45A7"/>
    <w:rsid w:val="005C4981"/>
    <w:rsid w:val="005C49B1"/>
    <w:rsid w:val="005C56B4"/>
    <w:rsid w:val="005C5B1F"/>
    <w:rsid w:val="005C5C6A"/>
    <w:rsid w:val="005C66B7"/>
    <w:rsid w:val="005C7386"/>
    <w:rsid w:val="005C7526"/>
    <w:rsid w:val="005C75CF"/>
    <w:rsid w:val="005C75F8"/>
    <w:rsid w:val="005C79C2"/>
    <w:rsid w:val="005D0210"/>
    <w:rsid w:val="005D0C99"/>
    <w:rsid w:val="005D1FC8"/>
    <w:rsid w:val="005D211E"/>
    <w:rsid w:val="005D2399"/>
    <w:rsid w:val="005D23EE"/>
    <w:rsid w:val="005D2511"/>
    <w:rsid w:val="005D3304"/>
    <w:rsid w:val="005D331E"/>
    <w:rsid w:val="005D3F89"/>
    <w:rsid w:val="005D4DA6"/>
    <w:rsid w:val="005D558E"/>
    <w:rsid w:val="005D712A"/>
    <w:rsid w:val="005D72F9"/>
    <w:rsid w:val="005D74B2"/>
    <w:rsid w:val="005D7D09"/>
    <w:rsid w:val="005E155A"/>
    <w:rsid w:val="005E20FA"/>
    <w:rsid w:val="005E33BB"/>
    <w:rsid w:val="005E3633"/>
    <w:rsid w:val="005E3711"/>
    <w:rsid w:val="005E4120"/>
    <w:rsid w:val="005E4473"/>
    <w:rsid w:val="005E4568"/>
    <w:rsid w:val="005E47C2"/>
    <w:rsid w:val="005E490F"/>
    <w:rsid w:val="005E4C50"/>
    <w:rsid w:val="005E50B2"/>
    <w:rsid w:val="005E5234"/>
    <w:rsid w:val="005E533F"/>
    <w:rsid w:val="005E74C4"/>
    <w:rsid w:val="005E75F3"/>
    <w:rsid w:val="005E7D29"/>
    <w:rsid w:val="005F0978"/>
    <w:rsid w:val="005F0B93"/>
    <w:rsid w:val="005F1C95"/>
    <w:rsid w:val="005F1F22"/>
    <w:rsid w:val="005F2A4E"/>
    <w:rsid w:val="005F2BCD"/>
    <w:rsid w:val="005F2C6A"/>
    <w:rsid w:val="005F2DF8"/>
    <w:rsid w:val="005F341A"/>
    <w:rsid w:val="005F4394"/>
    <w:rsid w:val="005F4749"/>
    <w:rsid w:val="005F58B3"/>
    <w:rsid w:val="005F5ED4"/>
    <w:rsid w:val="005F653F"/>
    <w:rsid w:val="005F6C5A"/>
    <w:rsid w:val="005F7780"/>
    <w:rsid w:val="005F79FF"/>
    <w:rsid w:val="005F7C92"/>
    <w:rsid w:val="005F7F31"/>
    <w:rsid w:val="00600B2C"/>
    <w:rsid w:val="00601C60"/>
    <w:rsid w:val="006021A9"/>
    <w:rsid w:val="0060225F"/>
    <w:rsid w:val="00602373"/>
    <w:rsid w:val="0060237C"/>
    <w:rsid w:val="0060260F"/>
    <w:rsid w:val="00602771"/>
    <w:rsid w:val="00602831"/>
    <w:rsid w:val="00602AB8"/>
    <w:rsid w:val="00602C14"/>
    <w:rsid w:val="00602E4E"/>
    <w:rsid w:val="00603C6B"/>
    <w:rsid w:val="006045CB"/>
    <w:rsid w:val="0060471F"/>
    <w:rsid w:val="006049A2"/>
    <w:rsid w:val="00604C13"/>
    <w:rsid w:val="0060508A"/>
    <w:rsid w:val="00605925"/>
    <w:rsid w:val="00606338"/>
    <w:rsid w:val="00606A60"/>
    <w:rsid w:val="00607420"/>
    <w:rsid w:val="006076AF"/>
    <w:rsid w:val="006076EE"/>
    <w:rsid w:val="0060773D"/>
    <w:rsid w:val="00607D1A"/>
    <w:rsid w:val="006105A1"/>
    <w:rsid w:val="006106A2"/>
    <w:rsid w:val="00611837"/>
    <w:rsid w:val="00611B00"/>
    <w:rsid w:val="0061226E"/>
    <w:rsid w:val="00612A6E"/>
    <w:rsid w:val="0061351F"/>
    <w:rsid w:val="006138DF"/>
    <w:rsid w:val="00613A25"/>
    <w:rsid w:val="00613D9E"/>
    <w:rsid w:val="00614347"/>
    <w:rsid w:val="006148A9"/>
    <w:rsid w:val="00614A9B"/>
    <w:rsid w:val="00614C2F"/>
    <w:rsid w:val="0061515A"/>
    <w:rsid w:val="00615186"/>
    <w:rsid w:val="00615339"/>
    <w:rsid w:val="00615A6D"/>
    <w:rsid w:val="00615D47"/>
    <w:rsid w:val="00616817"/>
    <w:rsid w:val="00616ACE"/>
    <w:rsid w:val="006171BC"/>
    <w:rsid w:val="00617D47"/>
    <w:rsid w:val="006204DA"/>
    <w:rsid w:val="006207BB"/>
    <w:rsid w:val="00620993"/>
    <w:rsid w:val="006209D6"/>
    <w:rsid w:val="00620C70"/>
    <w:rsid w:val="00621268"/>
    <w:rsid w:val="0062158C"/>
    <w:rsid w:val="0062174C"/>
    <w:rsid w:val="0062194B"/>
    <w:rsid w:val="00621EF3"/>
    <w:rsid w:val="0062213F"/>
    <w:rsid w:val="006231AC"/>
    <w:rsid w:val="0062334C"/>
    <w:rsid w:val="006235EF"/>
    <w:rsid w:val="00623B43"/>
    <w:rsid w:val="00623FC5"/>
    <w:rsid w:val="006242A3"/>
    <w:rsid w:val="00624D34"/>
    <w:rsid w:val="00624E33"/>
    <w:rsid w:val="0062541E"/>
    <w:rsid w:val="00625645"/>
    <w:rsid w:val="0062775D"/>
    <w:rsid w:val="00627C94"/>
    <w:rsid w:val="00627D87"/>
    <w:rsid w:val="00627F09"/>
    <w:rsid w:val="00627FBF"/>
    <w:rsid w:val="00627FE4"/>
    <w:rsid w:val="00630082"/>
    <w:rsid w:val="00630287"/>
    <w:rsid w:val="00630770"/>
    <w:rsid w:val="00631180"/>
    <w:rsid w:val="006312BD"/>
    <w:rsid w:val="006313E5"/>
    <w:rsid w:val="006316F7"/>
    <w:rsid w:val="00631A1B"/>
    <w:rsid w:val="00632979"/>
    <w:rsid w:val="0063309A"/>
    <w:rsid w:val="0063314B"/>
    <w:rsid w:val="0063330A"/>
    <w:rsid w:val="00633588"/>
    <w:rsid w:val="0063365D"/>
    <w:rsid w:val="00633E67"/>
    <w:rsid w:val="00633FB1"/>
    <w:rsid w:val="0063402F"/>
    <w:rsid w:val="006344D0"/>
    <w:rsid w:val="00634511"/>
    <w:rsid w:val="0063468E"/>
    <w:rsid w:val="006348C5"/>
    <w:rsid w:val="00634AD6"/>
    <w:rsid w:val="00634B14"/>
    <w:rsid w:val="006358B2"/>
    <w:rsid w:val="006361B1"/>
    <w:rsid w:val="00636A57"/>
    <w:rsid w:val="00636FBA"/>
    <w:rsid w:val="00637953"/>
    <w:rsid w:val="00637A12"/>
    <w:rsid w:val="00637C51"/>
    <w:rsid w:val="00637CF7"/>
    <w:rsid w:val="00637ED6"/>
    <w:rsid w:val="00640B58"/>
    <w:rsid w:val="00641409"/>
    <w:rsid w:val="006420B6"/>
    <w:rsid w:val="00642817"/>
    <w:rsid w:val="00642DF6"/>
    <w:rsid w:val="00642EAA"/>
    <w:rsid w:val="00642F63"/>
    <w:rsid w:val="006430BD"/>
    <w:rsid w:val="00643412"/>
    <w:rsid w:val="00643649"/>
    <w:rsid w:val="006436DA"/>
    <w:rsid w:val="00643EEB"/>
    <w:rsid w:val="0064454A"/>
    <w:rsid w:val="00644854"/>
    <w:rsid w:val="00645637"/>
    <w:rsid w:val="00645A44"/>
    <w:rsid w:val="00645BF6"/>
    <w:rsid w:val="00645D13"/>
    <w:rsid w:val="00645D4E"/>
    <w:rsid w:val="00645F08"/>
    <w:rsid w:val="00646823"/>
    <w:rsid w:val="00646CA7"/>
    <w:rsid w:val="00647714"/>
    <w:rsid w:val="00650370"/>
    <w:rsid w:val="00650570"/>
    <w:rsid w:val="00650AA8"/>
    <w:rsid w:val="00650C6E"/>
    <w:rsid w:val="00651019"/>
    <w:rsid w:val="006519A7"/>
    <w:rsid w:val="006522E3"/>
    <w:rsid w:val="00652C4E"/>
    <w:rsid w:val="00653776"/>
    <w:rsid w:val="006538FC"/>
    <w:rsid w:val="006539A9"/>
    <w:rsid w:val="00653ED2"/>
    <w:rsid w:val="00654548"/>
    <w:rsid w:val="006546E7"/>
    <w:rsid w:val="00654884"/>
    <w:rsid w:val="00654F4B"/>
    <w:rsid w:val="006551BE"/>
    <w:rsid w:val="00656FDC"/>
    <w:rsid w:val="0065709F"/>
    <w:rsid w:val="006574E4"/>
    <w:rsid w:val="00657530"/>
    <w:rsid w:val="0065761A"/>
    <w:rsid w:val="00657EFF"/>
    <w:rsid w:val="006603F8"/>
    <w:rsid w:val="00660E0F"/>
    <w:rsid w:val="00661B3A"/>
    <w:rsid w:val="00662214"/>
    <w:rsid w:val="00662CB8"/>
    <w:rsid w:val="006635C2"/>
    <w:rsid w:val="00663E83"/>
    <w:rsid w:val="00663EAA"/>
    <w:rsid w:val="00663F98"/>
    <w:rsid w:val="006644E7"/>
    <w:rsid w:val="00664620"/>
    <w:rsid w:val="006646E2"/>
    <w:rsid w:val="00664D4A"/>
    <w:rsid w:val="006652F7"/>
    <w:rsid w:val="0066561F"/>
    <w:rsid w:val="0066647A"/>
    <w:rsid w:val="00666700"/>
    <w:rsid w:val="00666DA9"/>
    <w:rsid w:val="00667913"/>
    <w:rsid w:val="006679B5"/>
    <w:rsid w:val="00667AFD"/>
    <w:rsid w:val="00670515"/>
    <w:rsid w:val="00670928"/>
    <w:rsid w:val="00670C49"/>
    <w:rsid w:val="00670F11"/>
    <w:rsid w:val="00671520"/>
    <w:rsid w:val="0067186D"/>
    <w:rsid w:val="00671BBE"/>
    <w:rsid w:val="006721A6"/>
    <w:rsid w:val="00672BE9"/>
    <w:rsid w:val="0067312A"/>
    <w:rsid w:val="00673F42"/>
    <w:rsid w:val="0067448A"/>
    <w:rsid w:val="0067478A"/>
    <w:rsid w:val="00674924"/>
    <w:rsid w:val="00674FB8"/>
    <w:rsid w:val="00675746"/>
    <w:rsid w:val="00675CE1"/>
    <w:rsid w:val="0067642D"/>
    <w:rsid w:val="006766D9"/>
    <w:rsid w:val="006770A9"/>
    <w:rsid w:val="006777BD"/>
    <w:rsid w:val="00677B62"/>
    <w:rsid w:val="00677D83"/>
    <w:rsid w:val="00677E37"/>
    <w:rsid w:val="00677EA8"/>
    <w:rsid w:val="0068095E"/>
    <w:rsid w:val="00680B0F"/>
    <w:rsid w:val="0068172F"/>
    <w:rsid w:val="0068176B"/>
    <w:rsid w:val="00681F77"/>
    <w:rsid w:val="0068270A"/>
    <w:rsid w:val="00682921"/>
    <w:rsid w:val="00682C69"/>
    <w:rsid w:val="006831E9"/>
    <w:rsid w:val="00683214"/>
    <w:rsid w:val="00683AE0"/>
    <w:rsid w:val="00683B7C"/>
    <w:rsid w:val="00683CFB"/>
    <w:rsid w:val="00683D86"/>
    <w:rsid w:val="00684076"/>
    <w:rsid w:val="006847F4"/>
    <w:rsid w:val="006853B9"/>
    <w:rsid w:val="0068542B"/>
    <w:rsid w:val="00685A70"/>
    <w:rsid w:val="00685ECF"/>
    <w:rsid w:val="00686089"/>
    <w:rsid w:val="0068621D"/>
    <w:rsid w:val="00686262"/>
    <w:rsid w:val="00686A06"/>
    <w:rsid w:val="00686B3F"/>
    <w:rsid w:val="00686F24"/>
    <w:rsid w:val="00686F48"/>
    <w:rsid w:val="006878C2"/>
    <w:rsid w:val="00687C61"/>
    <w:rsid w:val="00687E75"/>
    <w:rsid w:val="006918C8"/>
    <w:rsid w:val="00691A87"/>
    <w:rsid w:val="00691B77"/>
    <w:rsid w:val="00691E07"/>
    <w:rsid w:val="00691FB3"/>
    <w:rsid w:val="006927E6"/>
    <w:rsid w:val="00692D65"/>
    <w:rsid w:val="00694277"/>
    <w:rsid w:val="0069455A"/>
    <w:rsid w:val="00694648"/>
    <w:rsid w:val="00694F4F"/>
    <w:rsid w:val="0069610F"/>
    <w:rsid w:val="006961E1"/>
    <w:rsid w:val="00696692"/>
    <w:rsid w:val="00696DE5"/>
    <w:rsid w:val="00697106"/>
    <w:rsid w:val="006973F6"/>
    <w:rsid w:val="006A08AC"/>
    <w:rsid w:val="006A0998"/>
    <w:rsid w:val="006A0ECF"/>
    <w:rsid w:val="006A0EFD"/>
    <w:rsid w:val="006A10C9"/>
    <w:rsid w:val="006A1A0D"/>
    <w:rsid w:val="006A1C85"/>
    <w:rsid w:val="006A2515"/>
    <w:rsid w:val="006A2532"/>
    <w:rsid w:val="006A2673"/>
    <w:rsid w:val="006A2AC5"/>
    <w:rsid w:val="006A3152"/>
    <w:rsid w:val="006A31BF"/>
    <w:rsid w:val="006A34D6"/>
    <w:rsid w:val="006A37C8"/>
    <w:rsid w:val="006A3ACC"/>
    <w:rsid w:val="006A3ECE"/>
    <w:rsid w:val="006A467C"/>
    <w:rsid w:val="006A4A72"/>
    <w:rsid w:val="006A5333"/>
    <w:rsid w:val="006A5424"/>
    <w:rsid w:val="006A5673"/>
    <w:rsid w:val="006A58C0"/>
    <w:rsid w:val="006A59FD"/>
    <w:rsid w:val="006A6022"/>
    <w:rsid w:val="006A6B03"/>
    <w:rsid w:val="006A6F64"/>
    <w:rsid w:val="006A7C30"/>
    <w:rsid w:val="006A7F86"/>
    <w:rsid w:val="006B0860"/>
    <w:rsid w:val="006B0A5D"/>
    <w:rsid w:val="006B218B"/>
    <w:rsid w:val="006B37F7"/>
    <w:rsid w:val="006B3B2D"/>
    <w:rsid w:val="006B4019"/>
    <w:rsid w:val="006B54DD"/>
    <w:rsid w:val="006B61AF"/>
    <w:rsid w:val="006B61F3"/>
    <w:rsid w:val="006B6382"/>
    <w:rsid w:val="006B74A2"/>
    <w:rsid w:val="006B75D7"/>
    <w:rsid w:val="006B75EB"/>
    <w:rsid w:val="006B773A"/>
    <w:rsid w:val="006C0139"/>
    <w:rsid w:val="006C0171"/>
    <w:rsid w:val="006C0255"/>
    <w:rsid w:val="006C0680"/>
    <w:rsid w:val="006C0E33"/>
    <w:rsid w:val="006C12F0"/>
    <w:rsid w:val="006C16C7"/>
    <w:rsid w:val="006C17A4"/>
    <w:rsid w:val="006C2321"/>
    <w:rsid w:val="006C2463"/>
    <w:rsid w:val="006C2920"/>
    <w:rsid w:val="006C2A77"/>
    <w:rsid w:val="006C3533"/>
    <w:rsid w:val="006C3B60"/>
    <w:rsid w:val="006C4446"/>
    <w:rsid w:val="006C4852"/>
    <w:rsid w:val="006C4915"/>
    <w:rsid w:val="006C543F"/>
    <w:rsid w:val="006C57D2"/>
    <w:rsid w:val="006C6203"/>
    <w:rsid w:val="006C6488"/>
    <w:rsid w:val="006C655C"/>
    <w:rsid w:val="006C6572"/>
    <w:rsid w:val="006C7716"/>
    <w:rsid w:val="006C78FE"/>
    <w:rsid w:val="006C790A"/>
    <w:rsid w:val="006C796F"/>
    <w:rsid w:val="006C7B8D"/>
    <w:rsid w:val="006C7CE6"/>
    <w:rsid w:val="006D0598"/>
    <w:rsid w:val="006D0765"/>
    <w:rsid w:val="006D09A3"/>
    <w:rsid w:val="006D0BCA"/>
    <w:rsid w:val="006D18A6"/>
    <w:rsid w:val="006D1A93"/>
    <w:rsid w:val="006D2A4D"/>
    <w:rsid w:val="006D2B7E"/>
    <w:rsid w:val="006D2EBA"/>
    <w:rsid w:val="006D3115"/>
    <w:rsid w:val="006D3488"/>
    <w:rsid w:val="006D34E7"/>
    <w:rsid w:val="006D3C49"/>
    <w:rsid w:val="006D405A"/>
    <w:rsid w:val="006D4396"/>
    <w:rsid w:val="006D48DA"/>
    <w:rsid w:val="006D4930"/>
    <w:rsid w:val="006D4F2D"/>
    <w:rsid w:val="006D50E0"/>
    <w:rsid w:val="006D50F4"/>
    <w:rsid w:val="006D5359"/>
    <w:rsid w:val="006D53B2"/>
    <w:rsid w:val="006D5624"/>
    <w:rsid w:val="006D5725"/>
    <w:rsid w:val="006D671F"/>
    <w:rsid w:val="006D68CD"/>
    <w:rsid w:val="006D6DB1"/>
    <w:rsid w:val="006D7772"/>
    <w:rsid w:val="006D7A14"/>
    <w:rsid w:val="006D7AC9"/>
    <w:rsid w:val="006E081A"/>
    <w:rsid w:val="006E0926"/>
    <w:rsid w:val="006E0E8F"/>
    <w:rsid w:val="006E2280"/>
    <w:rsid w:val="006E25A7"/>
    <w:rsid w:val="006E26CF"/>
    <w:rsid w:val="006E26FA"/>
    <w:rsid w:val="006E26FD"/>
    <w:rsid w:val="006E293D"/>
    <w:rsid w:val="006E2A83"/>
    <w:rsid w:val="006E2BD9"/>
    <w:rsid w:val="006E2C5C"/>
    <w:rsid w:val="006E2E54"/>
    <w:rsid w:val="006E2E6E"/>
    <w:rsid w:val="006E32CD"/>
    <w:rsid w:val="006E38CF"/>
    <w:rsid w:val="006E4B9A"/>
    <w:rsid w:val="006E4DB2"/>
    <w:rsid w:val="006E595A"/>
    <w:rsid w:val="006E6361"/>
    <w:rsid w:val="006E6463"/>
    <w:rsid w:val="006E6D55"/>
    <w:rsid w:val="006E7C88"/>
    <w:rsid w:val="006E7FA5"/>
    <w:rsid w:val="006E7FD5"/>
    <w:rsid w:val="006F0E71"/>
    <w:rsid w:val="006F14A6"/>
    <w:rsid w:val="006F199A"/>
    <w:rsid w:val="006F19FB"/>
    <w:rsid w:val="006F1BD9"/>
    <w:rsid w:val="006F1E97"/>
    <w:rsid w:val="006F3579"/>
    <w:rsid w:val="006F35FC"/>
    <w:rsid w:val="006F396D"/>
    <w:rsid w:val="006F3C36"/>
    <w:rsid w:val="006F4383"/>
    <w:rsid w:val="006F4407"/>
    <w:rsid w:val="006F4992"/>
    <w:rsid w:val="006F4C96"/>
    <w:rsid w:val="006F4F71"/>
    <w:rsid w:val="006F54C1"/>
    <w:rsid w:val="006F5A80"/>
    <w:rsid w:val="006F5D32"/>
    <w:rsid w:val="006F5EC7"/>
    <w:rsid w:val="006F6392"/>
    <w:rsid w:val="006F6428"/>
    <w:rsid w:val="006F6BD5"/>
    <w:rsid w:val="006F6F7D"/>
    <w:rsid w:val="006F76D1"/>
    <w:rsid w:val="006F77E6"/>
    <w:rsid w:val="006F7A5F"/>
    <w:rsid w:val="006F7C61"/>
    <w:rsid w:val="00700082"/>
    <w:rsid w:val="00700942"/>
    <w:rsid w:val="00701005"/>
    <w:rsid w:val="007011B0"/>
    <w:rsid w:val="007014A4"/>
    <w:rsid w:val="00701BEC"/>
    <w:rsid w:val="00701BEE"/>
    <w:rsid w:val="00702299"/>
    <w:rsid w:val="00704043"/>
    <w:rsid w:val="0070443A"/>
    <w:rsid w:val="007045E0"/>
    <w:rsid w:val="00704DEE"/>
    <w:rsid w:val="007051AA"/>
    <w:rsid w:val="00705C7A"/>
    <w:rsid w:val="00705EED"/>
    <w:rsid w:val="00705EF0"/>
    <w:rsid w:val="00705FE6"/>
    <w:rsid w:val="00706199"/>
    <w:rsid w:val="007063A5"/>
    <w:rsid w:val="00706AA9"/>
    <w:rsid w:val="00706BFD"/>
    <w:rsid w:val="007075C3"/>
    <w:rsid w:val="007108AC"/>
    <w:rsid w:val="007108E6"/>
    <w:rsid w:val="00710A95"/>
    <w:rsid w:val="0071168D"/>
    <w:rsid w:val="00711699"/>
    <w:rsid w:val="00711BCD"/>
    <w:rsid w:val="007124AD"/>
    <w:rsid w:val="00712E89"/>
    <w:rsid w:val="00712F81"/>
    <w:rsid w:val="00712FE5"/>
    <w:rsid w:val="007136AD"/>
    <w:rsid w:val="007139CD"/>
    <w:rsid w:val="00715440"/>
    <w:rsid w:val="007157F9"/>
    <w:rsid w:val="0071622A"/>
    <w:rsid w:val="00716B3D"/>
    <w:rsid w:val="00716F18"/>
    <w:rsid w:val="0071764A"/>
    <w:rsid w:val="007211FC"/>
    <w:rsid w:val="0072163B"/>
    <w:rsid w:val="0072185E"/>
    <w:rsid w:val="00722B31"/>
    <w:rsid w:val="00722C21"/>
    <w:rsid w:val="00724194"/>
    <w:rsid w:val="007241F3"/>
    <w:rsid w:val="00724430"/>
    <w:rsid w:val="00725236"/>
    <w:rsid w:val="0072620D"/>
    <w:rsid w:val="007269C2"/>
    <w:rsid w:val="00726C5A"/>
    <w:rsid w:val="007276FF"/>
    <w:rsid w:val="00727AEF"/>
    <w:rsid w:val="00730639"/>
    <w:rsid w:val="00730A93"/>
    <w:rsid w:val="00730B79"/>
    <w:rsid w:val="00730EE5"/>
    <w:rsid w:val="007315E2"/>
    <w:rsid w:val="00731EE5"/>
    <w:rsid w:val="00732708"/>
    <w:rsid w:val="0073284C"/>
    <w:rsid w:val="007329C0"/>
    <w:rsid w:val="00732C07"/>
    <w:rsid w:val="007334ED"/>
    <w:rsid w:val="0073352E"/>
    <w:rsid w:val="007339F0"/>
    <w:rsid w:val="00733FF5"/>
    <w:rsid w:val="00734020"/>
    <w:rsid w:val="00734789"/>
    <w:rsid w:val="00735310"/>
    <w:rsid w:val="0073573F"/>
    <w:rsid w:val="00735964"/>
    <w:rsid w:val="00736558"/>
    <w:rsid w:val="00736C78"/>
    <w:rsid w:val="00736CFE"/>
    <w:rsid w:val="00736DE8"/>
    <w:rsid w:val="007372EF"/>
    <w:rsid w:val="00737A76"/>
    <w:rsid w:val="00740176"/>
    <w:rsid w:val="007402BB"/>
    <w:rsid w:val="007406F1"/>
    <w:rsid w:val="00740773"/>
    <w:rsid w:val="007408C7"/>
    <w:rsid w:val="00740AC9"/>
    <w:rsid w:val="00740C28"/>
    <w:rsid w:val="00741102"/>
    <w:rsid w:val="00741B5E"/>
    <w:rsid w:val="00741F12"/>
    <w:rsid w:val="00742789"/>
    <w:rsid w:val="00742B26"/>
    <w:rsid w:val="00742E1A"/>
    <w:rsid w:val="00743694"/>
    <w:rsid w:val="00743C06"/>
    <w:rsid w:val="007442FD"/>
    <w:rsid w:val="00744DF7"/>
    <w:rsid w:val="00745BD6"/>
    <w:rsid w:val="00746BC2"/>
    <w:rsid w:val="00746D35"/>
    <w:rsid w:val="00747486"/>
    <w:rsid w:val="00747C95"/>
    <w:rsid w:val="0075078E"/>
    <w:rsid w:val="00750A2F"/>
    <w:rsid w:val="00751EA6"/>
    <w:rsid w:val="007524CB"/>
    <w:rsid w:val="007526E0"/>
    <w:rsid w:val="00754033"/>
    <w:rsid w:val="00754424"/>
    <w:rsid w:val="007548F1"/>
    <w:rsid w:val="00754A2D"/>
    <w:rsid w:val="00755C4C"/>
    <w:rsid w:val="00755D45"/>
    <w:rsid w:val="00755EA2"/>
    <w:rsid w:val="00756278"/>
    <w:rsid w:val="007563C1"/>
    <w:rsid w:val="00756846"/>
    <w:rsid w:val="00757DA0"/>
    <w:rsid w:val="00757F6F"/>
    <w:rsid w:val="00760334"/>
    <w:rsid w:val="00760560"/>
    <w:rsid w:val="0076095E"/>
    <w:rsid w:val="00760CE8"/>
    <w:rsid w:val="00761708"/>
    <w:rsid w:val="00762436"/>
    <w:rsid w:val="00762D4A"/>
    <w:rsid w:val="00762D52"/>
    <w:rsid w:val="007632EB"/>
    <w:rsid w:val="00763847"/>
    <w:rsid w:val="00763D06"/>
    <w:rsid w:val="00763E19"/>
    <w:rsid w:val="007642A7"/>
    <w:rsid w:val="007645F4"/>
    <w:rsid w:val="00765038"/>
    <w:rsid w:val="007659D0"/>
    <w:rsid w:val="00765B38"/>
    <w:rsid w:val="00765DDA"/>
    <w:rsid w:val="00765E48"/>
    <w:rsid w:val="0076639C"/>
    <w:rsid w:val="00766BFC"/>
    <w:rsid w:val="00767BB4"/>
    <w:rsid w:val="007704EE"/>
    <w:rsid w:val="00770826"/>
    <w:rsid w:val="0077087B"/>
    <w:rsid w:val="00770AED"/>
    <w:rsid w:val="00770C44"/>
    <w:rsid w:val="00770F9C"/>
    <w:rsid w:val="007719A9"/>
    <w:rsid w:val="00771C61"/>
    <w:rsid w:val="00772678"/>
    <w:rsid w:val="007729A4"/>
    <w:rsid w:val="00772A9E"/>
    <w:rsid w:val="00772B09"/>
    <w:rsid w:val="00772DC6"/>
    <w:rsid w:val="00773195"/>
    <w:rsid w:val="007734E2"/>
    <w:rsid w:val="0077388B"/>
    <w:rsid w:val="00773F80"/>
    <w:rsid w:val="0077493D"/>
    <w:rsid w:val="00775561"/>
    <w:rsid w:val="00775820"/>
    <w:rsid w:val="007764D4"/>
    <w:rsid w:val="00776732"/>
    <w:rsid w:val="007767F2"/>
    <w:rsid w:val="00776CB4"/>
    <w:rsid w:val="00777821"/>
    <w:rsid w:val="0077799D"/>
    <w:rsid w:val="007779C8"/>
    <w:rsid w:val="00780084"/>
    <w:rsid w:val="007806DA"/>
    <w:rsid w:val="00780925"/>
    <w:rsid w:val="00780A53"/>
    <w:rsid w:val="00780CE5"/>
    <w:rsid w:val="00781109"/>
    <w:rsid w:val="00781160"/>
    <w:rsid w:val="007815AC"/>
    <w:rsid w:val="00781994"/>
    <w:rsid w:val="00781C12"/>
    <w:rsid w:val="007822AC"/>
    <w:rsid w:val="00782839"/>
    <w:rsid w:val="00782BC4"/>
    <w:rsid w:val="0078305C"/>
    <w:rsid w:val="00783DD7"/>
    <w:rsid w:val="00783EAA"/>
    <w:rsid w:val="00783F7D"/>
    <w:rsid w:val="0078424F"/>
    <w:rsid w:val="0078441E"/>
    <w:rsid w:val="00784559"/>
    <w:rsid w:val="00784D99"/>
    <w:rsid w:val="00784F5D"/>
    <w:rsid w:val="007851F0"/>
    <w:rsid w:val="007857E3"/>
    <w:rsid w:val="00785DEA"/>
    <w:rsid w:val="007867AA"/>
    <w:rsid w:val="007872C2"/>
    <w:rsid w:val="0078780A"/>
    <w:rsid w:val="00790469"/>
    <w:rsid w:val="00790898"/>
    <w:rsid w:val="00790C7F"/>
    <w:rsid w:val="00790CD6"/>
    <w:rsid w:val="00792452"/>
    <w:rsid w:val="00792655"/>
    <w:rsid w:val="0079277B"/>
    <w:rsid w:val="00792841"/>
    <w:rsid w:val="007928F7"/>
    <w:rsid w:val="00792E82"/>
    <w:rsid w:val="00792F3C"/>
    <w:rsid w:val="007931B8"/>
    <w:rsid w:val="00793F24"/>
    <w:rsid w:val="0079470E"/>
    <w:rsid w:val="0079477D"/>
    <w:rsid w:val="00794EC6"/>
    <w:rsid w:val="00795780"/>
    <w:rsid w:val="007958F5"/>
    <w:rsid w:val="00796066"/>
    <w:rsid w:val="0079613C"/>
    <w:rsid w:val="0079646E"/>
    <w:rsid w:val="00796EEF"/>
    <w:rsid w:val="0079796F"/>
    <w:rsid w:val="00797A80"/>
    <w:rsid w:val="00797CB2"/>
    <w:rsid w:val="00797E45"/>
    <w:rsid w:val="007A022A"/>
    <w:rsid w:val="007A0259"/>
    <w:rsid w:val="007A0288"/>
    <w:rsid w:val="007A0B8C"/>
    <w:rsid w:val="007A0BB7"/>
    <w:rsid w:val="007A16FD"/>
    <w:rsid w:val="007A1E30"/>
    <w:rsid w:val="007A297D"/>
    <w:rsid w:val="007A31A5"/>
    <w:rsid w:val="007A3F5A"/>
    <w:rsid w:val="007A405F"/>
    <w:rsid w:val="007A4CC4"/>
    <w:rsid w:val="007A5027"/>
    <w:rsid w:val="007A55B7"/>
    <w:rsid w:val="007A56BA"/>
    <w:rsid w:val="007A5E9E"/>
    <w:rsid w:val="007A6061"/>
    <w:rsid w:val="007A6671"/>
    <w:rsid w:val="007A6AD4"/>
    <w:rsid w:val="007A707E"/>
    <w:rsid w:val="007A7105"/>
    <w:rsid w:val="007A727C"/>
    <w:rsid w:val="007B047B"/>
    <w:rsid w:val="007B05EF"/>
    <w:rsid w:val="007B120D"/>
    <w:rsid w:val="007B127F"/>
    <w:rsid w:val="007B12DE"/>
    <w:rsid w:val="007B14E1"/>
    <w:rsid w:val="007B1556"/>
    <w:rsid w:val="007B3862"/>
    <w:rsid w:val="007B3BF3"/>
    <w:rsid w:val="007B4722"/>
    <w:rsid w:val="007B479F"/>
    <w:rsid w:val="007B4864"/>
    <w:rsid w:val="007B689E"/>
    <w:rsid w:val="007B6A9F"/>
    <w:rsid w:val="007B778A"/>
    <w:rsid w:val="007B7B01"/>
    <w:rsid w:val="007B7BEB"/>
    <w:rsid w:val="007B7F12"/>
    <w:rsid w:val="007C03D3"/>
    <w:rsid w:val="007C0E86"/>
    <w:rsid w:val="007C119D"/>
    <w:rsid w:val="007C1872"/>
    <w:rsid w:val="007C22FA"/>
    <w:rsid w:val="007C2757"/>
    <w:rsid w:val="007C3084"/>
    <w:rsid w:val="007C3255"/>
    <w:rsid w:val="007C394E"/>
    <w:rsid w:val="007C3ACA"/>
    <w:rsid w:val="007C4015"/>
    <w:rsid w:val="007C4AA7"/>
    <w:rsid w:val="007C4E5C"/>
    <w:rsid w:val="007C6178"/>
    <w:rsid w:val="007C68E0"/>
    <w:rsid w:val="007C6AA4"/>
    <w:rsid w:val="007C7298"/>
    <w:rsid w:val="007C7383"/>
    <w:rsid w:val="007C7B52"/>
    <w:rsid w:val="007D0602"/>
    <w:rsid w:val="007D08DE"/>
    <w:rsid w:val="007D0B6F"/>
    <w:rsid w:val="007D0BD2"/>
    <w:rsid w:val="007D0F02"/>
    <w:rsid w:val="007D1890"/>
    <w:rsid w:val="007D20DD"/>
    <w:rsid w:val="007D25B9"/>
    <w:rsid w:val="007D2FA7"/>
    <w:rsid w:val="007D34BD"/>
    <w:rsid w:val="007D4C0D"/>
    <w:rsid w:val="007D5E6D"/>
    <w:rsid w:val="007D6307"/>
    <w:rsid w:val="007D64C7"/>
    <w:rsid w:val="007D677D"/>
    <w:rsid w:val="007D69F1"/>
    <w:rsid w:val="007D7083"/>
    <w:rsid w:val="007D7DD1"/>
    <w:rsid w:val="007E033A"/>
    <w:rsid w:val="007E03D6"/>
    <w:rsid w:val="007E048A"/>
    <w:rsid w:val="007E07B3"/>
    <w:rsid w:val="007E09AA"/>
    <w:rsid w:val="007E09C2"/>
    <w:rsid w:val="007E0D2E"/>
    <w:rsid w:val="007E0E45"/>
    <w:rsid w:val="007E16ED"/>
    <w:rsid w:val="007E1B16"/>
    <w:rsid w:val="007E24C6"/>
    <w:rsid w:val="007E2518"/>
    <w:rsid w:val="007E30A5"/>
    <w:rsid w:val="007E313C"/>
    <w:rsid w:val="007E341E"/>
    <w:rsid w:val="007E3441"/>
    <w:rsid w:val="007E3575"/>
    <w:rsid w:val="007E35F4"/>
    <w:rsid w:val="007E39BC"/>
    <w:rsid w:val="007E411E"/>
    <w:rsid w:val="007E41C7"/>
    <w:rsid w:val="007E4757"/>
    <w:rsid w:val="007E5704"/>
    <w:rsid w:val="007E639F"/>
    <w:rsid w:val="007E6664"/>
    <w:rsid w:val="007E684F"/>
    <w:rsid w:val="007E687A"/>
    <w:rsid w:val="007E7311"/>
    <w:rsid w:val="007E7517"/>
    <w:rsid w:val="007E751E"/>
    <w:rsid w:val="007E7740"/>
    <w:rsid w:val="007E7ECB"/>
    <w:rsid w:val="007F042D"/>
    <w:rsid w:val="007F05DB"/>
    <w:rsid w:val="007F09DD"/>
    <w:rsid w:val="007F0BC6"/>
    <w:rsid w:val="007F10E9"/>
    <w:rsid w:val="007F13D5"/>
    <w:rsid w:val="007F169E"/>
    <w:rsid w:val="007F1DC3"/>
    <w:rsid w:val="007F29E1"/>
    <w:rsid w:val="007F2BAD"/>
    <w:rsid w:val="007F3616"/>
    <w:rsid w:val="007F3899"/>
    <w:rsid w:val="007F3DD3"/>
    <w:rsid w:val="007F3F68"/>
    <w:rsid w:val="007F441B"/>
    <w:rsid w:val="007F5A78"/>
    <w:rsid w:val="007F6C0A"/>
    <w:rsid w:val="007F6F66"/>
    <w:rsid w:val="007F736C"/>
    <w:rsid w:val="007F7538"/>
    <w:rsid w:val="007F7A26"/>
    <w:rsid w:val="00800206"/>
    <w:rsid w:val="00800487"/>
    <w:rsid w:val="0080057D"/>
    <w:rsid w:val="00800C2C"/>
    <w:rsid w:val="00801153"/>
    <w:rsid w:val="0080138D"/>
    <w:rsid w:val="00801BA3"/>
    <w:rsid w:val="00801CCC"/>
    <w:rsid w:val="00801D83"/>
    <w:rsid w:val="0080241F"/>
    <w:rsid w:val="00802C61"/>
    <w:rsid w:val="008032EA"/>
    <w:rsid w:val="0080348D"/>
    <w:rsid w:val="0080465F"/>
    <w:rsid w:val="00804BA4"/>
    <w:rsid w:val="0080515F"/>
    <w:rsid w:val="00805710"/>
    <w:rsid w:val="00805A1C"/>
    <w:rsid w:val="00805AB9"/>
    <w:rsid w:val="00806678"/>
    <w:rsid w:val="008068E5"/>
    <w:rsid w:val="008072AC"/>
    <w:rsid w:val="00807C25"/>
    <w:rsid w:val="00810544"/>
    <w:rsid w:val="008107EB"/>
    <w:rsid w:val="00810F9C"/>
    <w:rsid w:val="00812B99"/>
    <w:rsid w:val="00813382"/>
    <w:rsid w:val="00813D3B"/>
    <w:rsid w:val="00815170"/>
    <w:rsid w:val="0081671E"/>
    <w:rsid w:val="0081674F"/>
    <w:rsid w:val="00817152"/>
    <w:rsid w:val="00817E2E"/>
    <w:rsid w:val="00817FCB"/>
    <w:rsid w:val="00820295"/>
    <w:rsid w:val="008204C9"/>
    <w:rsid w:val="008209D8"/>
    <w:rsid w:val="00822B14"/>
    <w:rsid w:val="00822E99"/>
    <w:rsid w:val="0082368B"/>
    <w:rsid w:val="00823A7E"/>
    <w:rsid w:val="00823CD4"/>
    <w:rsid w:val="00824450"/>
    <w:rsid w:val="008244D7"/>
    <w:rsid w:val="00824592"/>
    <w:rsid w:val="0082486A"/>
    <w:rsid w:val="00825706"/>
    <w:rsid w:val="00825C78"/>
    <w:rsid w:val="00825F33"/>
    <w:rsid w:val="00825F75"/>
    <w:rsid w:val="0082698D"/>
    <w:rsid w:val="0082738B"/>
    <w:rsid w:val="008273A8"/>
    <w:rsid w:val="00827467"/>
    <w:rsid w:val="00827F0B"/>
    <w:rsid w:val="00830DB5"/>
    <w:rsid w:val="00830E34"/>
    <w:rsid w:val="008312CC"/>
    <w:rsid w:val="00831CB6"/>
    <w:rsid w:val="00831DA8"/>
    <w:rsid w:val="0083229D"/>
    <w:rsid w:val="00832541"/>
    <w:rsid w:val="00832743"/>
    <w:rsid w:val="00832A18"/>
    <w:rsid w:val="00832EF0"/>
    <w:rsid w:val="00832F0E"/>
    <w:rsid w:val="00832FB0"/>
    <w:rsid w:val="0083330B"/>
    <w:rsid w:val="00833841"/>
    <w:rsid w:val="00833E1E"/>
    <w:rsid w:val="00833EAD"/>
    <w:rsid w:val="00834315"/>
    <w:rsid w:val="0083444F"/>
    <w:rsid w:val="0083486B"/>
    <w:rsid w:val="00834988"/>
    <w:rsid w:val="00834C53"/>
    <w:rsid w:val="0083619A"/>
    <w:rsid w:val="0083665E"/>
    <w:rsid w:val="0083671F"/>
    <w:rsid w:val="008377BC"/>
    <w:rsid w:val="00840B1F"/>
    <w:rsid w:val="008414F7"/>
    <w:rsid w:val="00841CE5"/>
    <w:rsid w:val="00841F55"/>
    <w:rsid w:val="008421B0"/>
    <w:rsid w:val="008432A9"/>
    <w:rsid w:val="0084365E"/>
    <w:rsid w:val="00843A6C"/>
    <w:rsid w:val="00843D08"/>
    <w:rsid w:val="0084421A"/>
    <w:rsid w:val="00844CFE"/>
    <w:rsid w:val="00844E65"/>
    <w:rsid w:val="00845145"/>
    <w:rsid w:val="0084524A"/>
    <w:rsid w:val="008453FB"/>
    <w:rsid w:val="008454E7"/>
    <w:rsid w:val="00845FF4"/>
    <w:rsid w:val="00846213"/>
    <w:rsid w:val="008464AA"/>
    <w:rsid w:val="00846741"/>
    <w:rsid w:val="00846B32"/>
    <w:rsid w:val="008502F7"/>
    <w:rsid w:val="00850727"/>
    <w:rsid w:val="00850B34"/>
    <w:rsid w:val="00850D79"/>
    <w:rsid w:val="00851301"/>
    <w:rsid w:val="008516F5"/>
    <w:rsid w:val="0085187E"/>
    <w:rsid w:val="00851F1F"/>
    <w:rsid w:val="00852131"/>
    <w:rsid w:val="00852226"/>
    <w:rsid w:val="008537E7"/>
    <w:rsid w:val="008537F9"/>
    <w:rsid w:val="00853901"/>
    <w:rsid w:val="00853F8A"/>
    <w:rsid w:val="0085458E"/>
    <w:rsid w:val="00854D18"/>
    <w:rsid w:val="00855D3E"/>
    <w:rsid w:val="00855F21"/>
    <w:rsid w:val="00855F9E"/>
    <w:rsid w:val="008562E2"/>
    <w:rsid w:val="00856957"/>
    <w:rsid w:val="00856978"/>
    <w:rsid w:val="008572E5"/>
    <w:rsid w:val="00857474"/>
    <w:rsid w:val="008575A4"/>
    <w:rsid w:val="00857AF0"/>
    <w:rsid w:val="00860967"/>
    <w:rsid w:val="00860E83"/>
    <w:rsid w:val="008611FD"/>
    <w:rsid w:val="00861329"/>
    <w:rsid w:val="0086178C"/>
    <w:rsid w:val="00861971"/>
    <w:rsid w:val="00862327"/>
    <w:rsid w:val="00862DC7"/>
    <w:rsid w:val="00862ECD"/>
    <w:rsid w:val="008639BC"/>
    <w:rsid w:val="00863B3D"/>
    <w:rsid w:val="00864183"/>
    <w:rsid w:val="008647A6"/>
    <w:rsid w:val="0086481D"/>
    <w:rsid w:val="00864A72"/>
    <w:rsid w:val="00864A77"/>
    <w:rsid w:val="00864E8B"/>
    <w:rsid w:val="00865434"/>
    <w:rsid w:val="00865D48"/>
    <w:rsid w:val="00865E8F"/>
    <w:rsid w:val="00866020"/>
    <w:rsid w:val="008666C2"/>
    <w:rsid w:val="00866E9D"/>
    <w:rsid w:val="00867487"/>
    <w:rsid w:val="00867F02"/>
    <w:rsid w:val="0087019F"/>
    <w:rsid w:val="0087034D"/>
    <w:rsid w:val="00870469"/>
    <w:rsid w:val="00870D74"/>
    <w:rsid w:val="00870E8A"/>
    <w:rsid w:val="008712A5"/>
    <w:rsid w:val="0087219A"/>
    <w:rsid w:val="00872669"/>
    <w:rsid w:val="00872BA7"/>
    <w:rsid w:val="00872BFD"/>
    <w:rsid w:val="00872F91"/>
    <w:rsid w:val="0087304F"/>
    <w:rsid w:val="00873208"/>
    <w:rsid w:val="00873AF8"/>
    <w:rsid w:val="00873C8E"/>
    <w:rsid w:val="0087451F"/>
    <w:rsid w:val="008746B1"/>
    <w:rsid w:val="008748A1"/>
    <w:rsid w:val="00874A82"/>
    <w:rsid w:val="00874B1B"/>
    <w:rsid w:val="008750C9"/>
    <w:rsid w:val="00875271"/>
    <w:rsid w:val="008757C8"/>
    <w:rsid w:val="008758FF"/>
    <w:rsid w:val="00875FA1"/>
    <w:rsid w:val="00876B1C"/>
    <w:rsid w:val="00876B69"/>
    <w:rsid w:val="00876C7E"/>
    <w:rsid w:val="00876D08"/>
    <w:rsid w:val="00877792"/>
    <w:rsid w:val="00877F60"/>
    <w:rsid w:val="008803D3"/>
    <w:rsid w:val="00880574"/>
    <w:rsid w:val="00880AD8"/>
    <w:rsid w:val="008815D5"/>
    <w:rsid w:val="00881704"/>
    <w:rsid w:val="00881C79"/>
    <w:rsid w:val="00882DDB"/>
    <w:rsid w:val="0088369E"/>
    <w:rsid w:val="00883894"/>
    <w:rsid w:val="00883897"/>
    <w:rsid w:val="00884A47"/>
    <w:rsid w:val="00884B45"/>
    <w:rsid w:val="00885736"/>
    <w:rsid w:val="0088583C"/>
    <w:rsid w:val="00885E57"/>
    <w:rsid w:val="00886103"/>
    <w:rsid w:val="008867C2"/>
    <w:rsid w:val="008874FA"/>
    <w:rsid w:val="0088765A"/>
    <w:rsid w:val="0088765B"/>
    <w:rsid w:val="00887C09"/>
    <w:rsid w:val="00887F30"/>
    <w:rsid w:val="00890105"/>
    <w:rsid w:val="008907EC"/>
    <w:rsid w:val="008910A6"/>
    <w:rsid w:val="0089116A"/>
    <w:rsid w:val="00891339"/>
    <w:rsid w:val="008916B9"/>
    <w:rsid w:val="00891D13"/>
    <w:rsid w:val="00891DC4"/>
    <w:rsid w:val="00892658"/>
    <w:rsid w:val="0089267A"/>
    <w:rsid w:val="008927B0"/>
    <w:rsid w:val="00892A51"/>
    <w:rsid w:val="008938C4"/>
    <w:rsid w:val="008957D7"/>
    <w:rsid w:val="00895D7B"/>
    <w:rsid w:val="00896C3C"/>
    <w:rsid w:val="0089755A"/>
    <w:rsid w:val="00897CE9"/>
    <w:rsid w:val="00897E2F"/>
    <w:rsid w:val="008A0D86"/>
    <w:rsid w:val="008A0E8B"/>
    <w:rsid w:val="008A147F"/>
    <w:rsid w:val="008A1656"/>
    <w:rsid w:val="008A1F03"/>
    <w:rsid w:val="008A2678"/>
    <w:rsid w:val="008A3720"/>
    <w:rsid w:val="008A3727"/>
    <w:rsid w:val="008A3CDE"/>
    <w:rsid w:val="008A42BF"/>
    <w:rsid w:val="008A45B2"/>
    <w:rsid w:val="008A4910"/>
    <w:rsid w:val="008A535C"/>
    <w:rsid w:val="008A55BB"/>
    <w:rsid w:val="008A59EF"/>
    <w:rsid w:val="008A5B4B"/>
    <w:rsid w:val="008A5F99"/>
    <w:rsid w:val="008A60C4"/>
    <w:rsid w:val="008A6712"/>
    <w:rsid w:val="008A69A0"/>
    <w:rsid w:val="008A6A1B"/>
    <w:rsid w:val="008A6AB3"/>
    <w:rsid w:val="008A6B7F"/>
    <w:rsid w:val="008A6F94"/>
    <w:rsid w:val="008A70C8"/>
    <w:rsid w:val="008A72D1"/>
    <w:rsid w:val="008A7468"/>
    <w:rsid w:val="008A769A"/>
    <w:rsid w:val="008A7FE1"/>
    <w:rsid w:val="008B1DA2"/>
    <w:rsid w:val="008B202B"/>
    <w:rsid w:val="008B2216"/>
    <w:rsid w:val="008B285A"/>
    <w:rsid w:val="008B28D2"/>
    <w:rsid w:val="008B2E5A"/>
    <w:rsid w:val="008B3579"/>
    <w:rsid w:val="008B3ED4"/>
    <w:rsid w:val="008B451C"/>
    <w:rsid w:val="008B478D"/>
    <w:rsid w:val="008B4904"/>
    <w:rsid w:val="008B51F2"/>
    <w:rsid w:val="008B5A3B"/>
    <w:rsid w:val="008B5A73"/>
    <w:rsid w:val="008B5C68"/>
    <w:rsid w:val="008B5EE3"/>
    <w:rsid w:val="008B62F6"/>
    <w:rsid w:val="008B6DC2"/>
    <w:rsid w:val="008B6E12"/>
    <w:rsid w:val="008B7299"/>
    <w:rsid w:val="008B7839"/>
    <w:rsid w:val="008B78E0"/>
    <w:rsid w:val="008C065C"/>
    <w:rsid w:val="008C106A"/>
    <w:rsid w:val="008C10B5"/>
    <w:rsid w:val="008C142D"/>
    <w:rsid w:val="008C1713"/>
    <w:rsid w:val="008C182B"/>
    <w:rsid w:val="008C190A"/>
    <w:rsid w:val="008C2140"/>
    <w:rsid w:val="008C2173"/>
    <w:rsid w:val="008C272D"/>
    <w:rsid w:val="008C2AEB"/>
    <w:rsid w:val="008C2FAE"/>
    <w:rsid w:val="008C34CF"/>
    <w:rsid w:val="008C37C5"/>
    <w:rsid w:val="008C3870"/>
    <w:rsid w:val="008C3B74"/>
    <w:rsid w:val="008C3FD0"/>
    <w:rsid w:val="008C5A4B"/>
    <w:rsid w:val="008C61BC"/>
    <w:rsid w:val="008C62A1"/>
    <w:rsid w:val="008C6884"/>
    <w:rsid w:val="008C766F"/>
    <w:rsid w:val="008C7C8E"/>
    <w:rsid w:val="008C7DD5"/>
    <w:rsid w:val="008D0450"/>
    <w:rsid w:val="008D059B"/>
    <w:rsid w:val="008D0670"/>
    <w:rsid w:val="008D0954"/>
    <w:rsid w:val="008D0E1B"/>
    <w:rsid w:val="008D0F56"/>
    <w:rsid w:val="008D1374"/>
    <w:rsid w:val="008D1933"/>
    <w:rsid w:val="008D2320"/>
    <w:rsid w:val="008D293D"/>
    <w:rsid w:val="008D2DE2"/>
    <w:rsid w:val="008D38BB"/>
    <w:rsid w:val="008D4E27"/>
    <w:rsid w:val="008D5183"/>
    <w:rsid w:val="008D52CC"/>
    <w:rsid w:val="008D59EB"/>
    <w:rsid w:val="008D5C08"/>
    <w:rsid w:val="008D5E9F"/>
    <w:rsid w:val="008D5ECC"/>
    <w:rsid w:val="008D6257"/>
    <w:rsid w:val="008D64EE"/>
    <w:rsid w:val="008D66DE"/>
    <w:rsid w:val="008D6B91"/>
    <w:rsid w:val="008D7049"/>
    <w:rsid w:val="008D77AB"/>
    <w:rsid w:val="008D7C89"/>
    <w:rsid w:val="008E09A7"/>
    <w:rsid w:val="008E0ECD"/>
    <w:rsid w:val="008E1881"/>
    <w:rsid w:val="008E19D5"/>
    <w:rsid w:val="008E1CAD"/>
    <w:rsid w:val="008E1F69"/>
    <w:rsid w:val="008E26A6"/>
    <w:rsid w:val="008E39C1"/>
    <w:rsid w:val="008E42B6"/>
    <w:rsid w:val="008E4DD6"/>
    <w:rsid w:val="008E4DF0"/>
    <w:rsid w:val="008E4F45"/>
    <w:rsid w:val="008E5551"/>
    <w:rsid w:val="008E5A5B"/>
    <w:rsid w:val="008E645A"/>
    <w:rsid w:val="008E66AD"/>
    <w:rsid w:val="008E66C9"/>
    <w:rsid w:val="008E6BF8"/>
    <w:rsid w:val="008E6D7E"/>
    <w:rsid w:val="008E6FE4"/>
    <w:rsid w:val="008E7A0B"/>
    <w:rsid w:val="008E7B9E"/>
    <w:rsid w:val="008E7E8F"/>
    <w:rsid w:val="008F05D5"/>
    <w:rsid w:val="008F069D"/>
    <w:rsid w:val="008F080D"/>
    <w:rsid w:val="008F08AA"/>
    <w:rsid w:val="008F0C21"/>
    <w:rsid w:val="008F15C2"/>
    <w:rsid w:val="008F22FC"/>
    <w:rsid w:val="008F2744"/>
    <w:rsid w:val="008F29FA"/>
    <w:rsid w:val="008F2CDC"/>
    <w:rsid w:val="008F2D59"/>
    <w:rsid w:val="008F3BD1"/>
    <w:rsid w:val="008F405E"/>
    <w:rsid w:val="008F4715"/>
    <w:rsid w:val="008F4DB6"/>
    <w:rsid w:val="008F4EC8"/>
    <w:rsid w:val="008F5098"/>
    <w:rsid w:val="008F53EA"/>
    <w:rsid w:val="008F5963"/>
    <w:rsid w:val="008F63D9"/>
    <w:rsid w:val="008F6406"/>
    <w:rsid w:val="008F69E1"/>
    <w:rsid w:val="008F711F"/>
    <w:rsid w:val="008F724F"/>
    <w:rsid w:val="008F748E"/>
    <w:rsid w:val="008F7A2F"/>
    <w:rsid w:val="009000C0"/>
    <w:rsid w:val="00900187"/>
    <w:rsid w:val="00900504"/>
    <w:rsid w:val="00900625"/>
    <w:rsid w:val="00901847"/>
    <w:rsid w:val="00901B3E"/>
    <w:rsid w:val="00901E47"/>
    <w:rsid w:val="00902BC5"/>
    <w:rsid w:val="00902CB8"/>
    <w:rsid w:val="00902D90"/>
    <w:rsid w:val="009030E0"/>
    <w:rsid w:val="00903706"/>
    <w:rsid w:val="009037AE"/>
    <w:rsid w:val="009039D3"/>
    <w:rsid w:val="00903CDD"/>
    <w:rsid w:val="009043F5"/>
    <w:rsid w:val="009045DB"/>
    <w:rsid w:val="00904692"/>
    <w:rsid w:val="0090567B"/>
    <w:rsid w:val="00905FD6"/>
    <w:rsid w:val="00906921"/>
    <w:rsid w:val="009071AE"/>
    <w:rsid w:val="00910061"/>
    <w:rsid w:val="00910261"/>
    <w:rsid w:val="00910511"/>
    <w:rsid w:val="00910878"/>
    <w:rsid w:val="009108AD"/>
    <w:rsid w:val="00911448"/>
    <w:rsid w:val="009118D7"/>
    <w:rsid w:val="00912C1C"/>
    <w:rsid w:val="00912C25"/>
    <w:rsid w:val="009130AD"/>
    <w:rsid w:val="00913944"/>
    <w:rsid w:val="00913F42"/>
    <w:rsid w:val="00913F88"/>
    <w:rsid w:val="00914243"/>
    <w:rsid w:val="00914927"/>
    <w:rsid w:val="009151B4"/>
    <w:rsid w:val="00915582"/>
    <w:rsid w:val="009164DC"/>
    <w:rsid w:val="009170B1"/>
    <w:rsid w:val="00917633"/>
    <w:rsid w:val="009178F7"/>
    <w:rsid w:val="00920161"/>
    <w:rsid w:val="00920507"/>
    <w:rsid w:val="0092069D"/>
    <w:rsid w:val="00920BCF"/>
    <w:rsid w:val="00922005"/>
    <w:rsid w:val="009221F4"/>
    <w:rsid w:val="009225D7"/>
    <w:rsid w:val="0092276C"/>
    <w:rsid w:val="0092281B"/>
    <w:rsid w:val="009230E9"/>
    <w:rsid w:val="00923376"/>
    <w:rsid w:val="00923AA0"/>
    <w:rsid w:val="00923F2E"/>
    <w:rsid w:val="00925048"/>
    <w:rsid w:val="00925746"/>
    <w:rsid w:val="00925C60"/>
    <w:rsid w:val="00925D28"/>
    <w:rsid w:val="00925DF0"/>
    <w:rsid w:val="00926C88"/>
    <w:rsid w:val="0092750E"/>
    <w:rsid w:val="0092758E"/>
    <w:rsid w:val="00927DC2"/>
    <w:rsid w:val="00927EED"/>
    <w:rsid w:val="00930537"/>
    <w:rsid w:val="0093145E"/>
    <w:rsid w:val="00931552"/>
    <w:rsid w:val="00931761"/>
    <w:rsid w:val="009318EF"/>
    <w:rsid w:val="00931E87"/>
    <w:rsid w:val="00932381"/>
    <w:rsid w:val="00932968"/>
    <w:rsid w:val="00932B9B"/>
    <w:rsid w:val="00932C97"/>
    <w:rsid w:val="00932EB5"/>
    <w:rsid w:val="009332BB"/>
    <w:rsid w:val="00933441"/>
    <w:rsid w:val="00933CB8"/>
    <w:rsid w:val="009340E5"/>
    <w:rsid w:val="009344FE"/>
    <w:rsid w:val="0093451C"/>
    <w:rsid w:val="00934723"/>
    <w:rsid w:val="00934BF5"/>
    <w:rsid w:val="00934DD8"/>
    <w:rsid w:val="0093593F"/>
    <w:rsid w:val="00936324"/>
    <w:rsid w:val="009366C5"/>
    <w:rsid w:val="00936827"/>
    <w:rsid w:val="00936A68"/>
    <w:rsid w:val="00936FFA"/>
    <w:rsid w:val="009379A8"/>
    <w:rsid w:val="00937ED7"/>
    <w:rsid w:val="00940346"/>
    <w:rsid w:val="0094066A"/>
    <w:rsid w:val="00941057"/>
    <w:rsid w:val="00941922"/>
    <w:rsid w:val="009420DF"/>
    <w:rsid w:val="00942766"/>
    <w:rsid w:val="00942B28"/>
    <w:rsid w:val="009443AB"/>
    <w:rsid w:val="00944DA6"/>
    <w:rsid w:val="0094533D"/>
    <w:rsid w:val="00946028"/>
    <w:rsid w:val="009461BB"/>
    <w:rsid w:val="00946471"/>
    <w:rsid w:val="00946C31"/>
    <w:rsid w:val="00947AF2"/>
    <w:rsid w:val="00947B8E"/>
    <w:rsid w:val="00947DBB"/>
    <w:rsid w:val="00950207"/>
    <w:rsid w:val="0095047F"/>
    <w:rsid w:val="00950607"/>
    <w:rsid w:val="009510B2"/>
    <w:rsid w:val="00951351"/>
    <w:rsid w:val="00951C13"/>
    <w:rsid w:val="00951EE3"/>
    <w:rsid w:val="00952268"/>
    <w:rsid w:val="00952337"/>
    <w:rsid w:val="00952644"/>
    <w:rsid w:val="00952872"/>
    <w:rsid w:val="009528EF"/>
    <w:rsid w:val="00953708"/>
    <w:rsid w:val="00953A84"/>
    <w:rsid w:val="00953B8F"/>
    <w:rsid w:val="00953BDF"/>
    <w:rsid w:val="00953CFE"/>
    <w:rsid w:val="0095419C"/>
    <w:rsid w:val="00955D97"/>
    <w:rsid w:val="00955DD4"/>
    <w:rsid w:val="00955EDE"/>
    <w:rsid w:val="00957004"/>
    <w:rsid w:val="00957710"/>
    <w:rsid w:val="00957817"/>
    <w:rsid w:val="00957917"/>
    <w:rsid w:val="00957DB9"/>
    <w:rsid w:val="00957F10"/>
    <w:rsid w:val="0096055A"/>
    <w:rsid w:val="0096204A"/>
    <w:rsid w:val="009628CA"/>
    <w:rsid w:val="00963047"/>
    <w:rsid w:val="00963DBD"/>
    <w:rsid w:val="00964288"/>
    <w:rsid w:val="009642C1"/>
    <w:rsid w:val="00964960"/>
    <w:rsid w:val="00964FE9"/>
    <w:rsid w:val="0096503C"/>
    <w:rsid w:val="0096507B"/>
    <w:rsid w:val="00965327"/>
    <w:rsid w:val="0096535B"/>
    <w:rsid w:val="00965AB7"/>
    <w:rsid w:val="00965CF6"/>
    <w:rsid w:val="009660B0"/>
    <w:rsid w:val="009661CD"/>
    <w:rsid w:val="0096641D"/>
    <w:rsid w:val="00967AA9"/>
    <w:rsid w:val="00967BBE"/>
    <w:rsid w:val="00967E2B"/>
    <w:rsid w:val="00970AA3"/>
    <w:rsid w:val="00970FA8"/>
    <w:rsid w:val="00971156"/>
    <w:rsid w:val="00972051"/>
    <w:rsid w:val="009722E7"/>
    <w:rsid w:val="00972F15"/>
    <w:rsid w:val="00973B61"/>
    <w:rsid w:val="00973F85"/>
    <w:rsid w:val="00974872"/>
    <w:rsid w:val="0097492E"/>
    <w:rsid w:val="00975A81"/>
    <w:rsid w:val="009763D3"/>
    <w:rsid w:val="009764F6"/>
    <w:rsid w:val="00976827"/>
    <w:rsid w:val="00976B6C"/>
    <w:rsid w:val="00976C39"/>
    <w:rsid w:val="00976E47"/>
    <w:rsid w:val="00977102"/>
    <w:rsid w:val="00977364"/>
    <w:rsid w:val="00980489"/>
    <w:rsid w:val="00980629"/>
    <w:rsid w:val="009809B7"/>
    <w:rsid w:val="00981B3B"/>
    <w:rsid w:val="00981B41"/>
    <w:rsid w:val="00981EA8"/>
    <w:rsid w:val="0098221E"/>
    <w:rsid w:val="00982251"/>
    <w:rsid w:val="009824CD"/>
    <w:rsid w:val="00983218"/>
    <w:rsid w:val="00983975"/>
    <w:rsid w:val="00983A14"/>
    <w:rsid w:val="009844F3"/>
    <w:rsid w:val="0098454F"/>
    <w:rsid w:val="009847C0"/>
    <w:rsid w:val="00984840"/>
    <w:rsid w:val="00984D44"/>
    <w:rsid w:val="009852D8"/>
    <w:rsid w:val="009854FB"/>
    <w:rsid w:val="00985566"/>
    <w:rsid w:val="00986514"/>
    <w:rsid w:val="0098652B"/>
    <w:rsid w:val="00987633"/>
    <w:rsid w:val="00987D9D"/>
    <w:rsid w:val="009901E9"/>
    <w:rsid w:val="00990683"/>
    <w:rsid w:val="00990A77"/>
    <w:rsid w:val="00990C70"/>
    <w:rsid w:val="0099125C"/>
    <w:rsid w:val="00991CB6"/>
    <w:rsid w:val="00991DDD"/>
    <w:rsid w:val="0099270E"/>
    <w:rsid w:val="00992836"/>
    <w:rsid w:val="00992FCC"/>
    <w:rsid w:val="009930C5"/>
    <w:rsid w:val="0099328F"/>
    <w:rsid w:val="009932B4"/>
    <w:rsid w:val="009935B7"/>
    <w:rsid w:val="00993739"/>
    <w:rsid w:val="009938FA"/>
    <w:rsid w:val="00993A99"/>
    <w:rsid w:val="00993C0A"/>
    <w:rsid w:val="00994339"/>
    <w:rsid w:val="00994540"/>
    <w:rsid w:val="00994AFB"/>
    <w:rsid w:val="00994E9C"/>
    <w:rsid w:val="0099573F"/>
    <w:rsid w:val="009965FE"/>
    <w:rsid w:val="00996774"/>
    <w:rsid w:val="00996C81"/>
    <w:rsid w:val="00996EC7"/>
    <w:rsid w:val="00996ED6"/>
    <w:rsid w:val="00996F6D"/>
    <w:rsid w:val="00996F84"/>
    <w:rsid w:val="0099708D"/>
    <w:rsid w:val="00997AB6"/>
    <w:rsid w:val="009A05EB"/>
    <w:rsid w:val="009A060E"/>
    <w:rsid w:val="009A0F4F"/>
    <w:rsid w:val="009A17B6"/>
    <w:rsid w:val="009A1A09"/>
    <w:rsid w:val="009A1A53"/>
    <w:rsid w:val="009A1B1F"/>
    <w:rsid w:val="009A1C83"/>
    <w:rsid w:val="009A1E95"/>
    <w:rsid w:val="009A24B3"/>
    <w:rsid w:val="009A27F8"/>
    <w:rsid w:val="009A35CB"/>
    <w:rsid w:val="009A375A"/>
    <w:rsid w:val="009A4966"/>
    <w:rsid w:val="009A6115"/>
    <w:rsid w:val="009A6863"/>
    <w:rsid w:val="009A713A"/>
    <w:rsid w:val="009A7300"/>
    <w:rsid w:val="009A74C9"/>
    <w:rsid w:val="009A7732"/>
    <w:rsid w:val="009A7AF1"/>
    <w:rsid w:val="009B007F"/>
    <w:rsid w:val="009B0427"/>
    <w:rsid w:val="009B059C"/>
    <w:rsid w:val="009B05A4"/>
    <w:rsid w:val="009B06C2"/>
    <w:rsid w:val="009B084B"/>
    <w:rsid w:val="009B0ACF"/>
    <w:rsid w:val="009B19F9"/>
    <w:rsid w:val="009B1DF9"/>
    <w:rsid w:val="009B2ABD"/>
    <w:rsid w:val="009B2CD2"/>
    <w:rsid w:val="009B36AF"/>
    <w:rsid w:val="009B36EC"/>
    <w:rsid w:val="009B3E76"/>
    <w:rsid w:val="009B4281"/>
    <w:rsid w:val="009B47D7"/>
    <w:rsid w:val="009B4A87"/>
    <w:rsid w:val="009B5250"/>
    <w:rsid w:val="009B5514"/>
    <w:rsid w:val="009B5AFB"/>
    <w:rsid w:val="009B644C"/>
    <w:rsid w:val="009B64C3"/>
    <w:rsid w:val="009B68E0"/>
    <w:rsid w:val="009B696E"/>
    <w:rsid w:val="009B7085"/>
    <w:rsid w:val="009B7092"/>
    <w:rsid w:val="009B70B6"/>
    <w:rsid w:val="009B7D05"/>
    <w:rsid w:val="009C04EF"/>
    <w:rsid w:val="009C0917"/>
    <w:rsid w:val="009C0D20"/>
    <w:rsid w:val="009C16C4"/>
    <w:rsid w:val="009C1A7F"/>
    <w:rsid w:val="009C1FA9"/>
    <w:rsid w:val="009C243F"/>
    <w:rsid w:val="009C249C"/>
    <w:rsid w:val="009C24FF"/>
    <w:rsid w:val="009C2D94"/>
    <w:rsid w:val="009C31F5"/>
    <w:rsid w:val="009C3949"/>
    <w:rsid w:val="009C3B06"/>
    <w:rsid w:val="009C3B5E"/>
    <w:rsid w:val="009C42E6"/>
    <w:rsid w:val="009C443D"/>
    <w:rsid w:val="009C4741"/>
    <w:rsid w:val="009C4AF5"/>
    <w:rsid w:val="009C4F26"/>
    <w:rsid w:val="009C4F9D"/>
    <w:rsid w:val="009C598C"/>
    <w:rsid w:val="009C5B93"/>
    <w:rsid w:val="009C7698"/>
    <w:rsid w:val="009C76D1"/>
    <w:rsid w:val="009C7D12"/>
    <w:rsid w:val="009D089B"/>
    <w:rsid w:val="009D0E62"/>
    <w:rsid w:val="009D187B"/>
    <w:rsid w:val="009D1B8B"/>
    <w:rsid w:val="009D26C3"/>
    <w:rsid w:val="009D2AC8"/>
    <w:rsid w:val="009D3294"/>
    <w:rsid w:val="009D343A"/>
    <w:rsid w:val="009D3A8E"/>
    <w:rsid w:val="009D40B9"/>
    <w:rsid w:val="009D44AD"/>
    <w:rsid w:val="009D4ABB"/>
    <w:rsid w:val="009D5262"/>
    <w:rsid w:val="009D5367"/>
    <w:rsid w:val="009D59C6"/>
    <w:rsid w:val="009D5AFD"/>
    <w:rsid w:val="009D6882"/>
    <w:rsid w:val="009D6E7A"/>
    <w:rsid w:val="009D753D"/>
    <w:rsid w:val="009D7657"/>
    <w:rsid w:val="009D76F6"/>
    <w:rsid w:val="009D770F"/>
    <w:rsid w:val="009D7C1B"/>
    <w:rsid w:val="009D7EDF"/>
    <w:rsid w:val="009E010E"/>
    <w:rsid w:val="009E0CE4"/>
    <w:rsid w:val="009E0DF5"/>
    <w:rsid w:val="009E174F"/>
    <w:rsid w:val="009E2EE7"/>
    <w:rsid w:val="009E3632"/>
    <w:rsid w:val="009E4264"/>
    <w:rsid w:val="009E4547"/>
    <w:rsid w:val="009E4654"/>
    <w:rsid w:val="009E4D2E"/>
    <w:rsid w:val="009E5427"/>
    <w:rsid w:val="009E5733"/>
    <w:rsid w:val="009E5875"/>
    <w:rsid w:val="009E6597"/>
    <w:rsid w:val="009E6A93"/>
    <w:rsid w:val="009E74A1"/>
    <w:rsid w:val="009E7610"/>
    <w:rsid w:val="009E7737"/>
    <w:rsid w:val="009E78D6"/>
    <w:rsid w:val="009F05E3"/>
    <w:rsid w:val="009F065B"/>
    <w:rsid w:val="009F1C32"/>
    <w:rsid w:val="009F1EC9"/>
    <w:rsid w:val="009F290A"/>
    <w:rsid w:val="009F375D"/>
    <w:rsid w:val="009F3A15"/>
    <w:rsid w:val="009F4C82"/>
    <w:rsid w:val="009F4DFC"/>
    <w:rsid w:val="009F5C34"/>
    <w:rsid w:val="009F5D76"/>
    <w:rsid w:val="009F5E3A"/>
    <w:rsid w:val="009F5FE2"/>
    <w:rsid w:val="009F6154"/>
    <w:rsid w:val="009F65EA"/>
    <w:rsid w:val="009F6B45"/>
    <w:rsid w:val="009F6F09"/>
    <w:rsid w:val="009F72BE"/>
    <w:rsid w:val="009F73E7"/>
    <w:rsid w:val="009F7F11"/>
    <w:rsid w:val="00A002F1"/>
    <w:rsid w:val="00A012ED"/>
    <w:rsid w:val="00A02377"/>
    <w:rsid w:val="00A03049"/>
    <w:rsid w:val="00A03112"/>
    <w:rsid w:val="00A038EA"/>
    <w:rsid w:val="00A03A0D"/>
    <w:rsid w:val="00A03A4B"/>
    <w:rsid w:val="00A03AC6"/>
    <w:rsid w:val="00A04BB9"/>
    <w:rsid w:val="00A04EA6"/>
    <w:rsid w:val="00A05A76"/>
    <w:rsid w:val="00A05FDB"/>
    <w:rsid w:val="00A061A0"/>
    <w:rsid w:val="00A0635F"/>
    <w:rsid w:val="00A0650B"/>
    <w:rsid w:val="00A06716"/>
    <w:rsid w:val="00A071A2"/>
    <w:rsid w:val="00A0723A"/>
    <w:rsid w:val="00A10223"/>
    <w:rsid w:val="00A103C5"/>
    <w:rsid w:val="00A104FA"/>
    <w:rsid w:val="00A10B7D"/>
    <w:rsid w:val="00A10F24"/>
    <w:rsid w:val="00A11E4F"/>
    <w:rsid w:val="00A120BC"/>
    <w:rsid w:val="00A120EB"/>
    <w:rsid w:val="00A123D0"/>
    <w:rsid w:val="00A12D77"/>
    <w:rsid w:val="00A12EC4"/>
    <w:rsid w:val="00A12F2F"/>
    <w:rsid w:val="00A132D4"/>
    <w:rsid w:val="00A13E15"/>
    <w:rsid w:val="00A1407E"/>
    <w:rsid w:val="00A14CDF"/>
    <w:rsid w:val="00A15158"/>
    <w:rsid w:val="00A153C3"/>
    <w:rsid w:val="00A159BB"/>
    <w:rsid w:val="00A15ADD"/>
    <w:rsid w:val="00A15F5A"/>
    <w:rsid w:val="00A164CB"/>
    <w:rsid w:val="00A177CA"/>
    <w:rsid w:val="00A17D61"/>
    <w:rsid w:val="00A20317"/>
    <w:rsid w:val="00A20A36"/>
    <w:rsid w:val="00A21CA1"/>
    <w:rsid w:val="00A2211A"/>
    <w:rsid w:val="00A227BB"/>
    <w:rsid w:val="00A2291E"/>
    <w:rsid w:val="00A22A2E"/>
    <w:rsid w:val="00A233BB"/>
    <w:rsid w:val="00A23527"/>
    <w:rsid w:val="00A23756"/>
    <w:rsid w:val="00A23D7A"/>
    <w:rsid w:val="00A24CA9"/>
    <w:rsid w:val="00A25022"/>
    <w:rsid w:val="00A255D0"/>
    <w:rsid w:val="00A263B6"/>
    <w:rsid w:val="00A26516"/>
    <w:rsid w:val="00A2708F"/>
    <w:rsid w:val="00A3097C"/>
    <w:rsid w:val="00A30A70"/>
    <w:rsid w:val="00A3128A"/>
    <w:rsid w:val="00A32488"/>
    <w:rsid w:val="00A32DA4"/>
    <w:rsid w:val="00A32E35"/>
    <w:rsid w:val="00A33B9E"/>
    <w:rsid w:val="00A34C2A"/>
    <w:rsid w:val="00A350DC"/>
    <w:rsid w:val="00A35563"/>
    <w:rsid w:val="00A355F6"/>
    <w:rsid w:val="00A36B5D"/>
    <w:rsid w:val="00A37321"/>
    <w:rsid w:val="00A377B2"/>
    <w:rsid w:val="00A37B36"/>
    <w:rsid w:val="00A37EBE"/>
    <w:rsid w:val="00A40225"/>
    <w:rsid w:val="00A402D1"/>
    <w:rsid w:val="00A410BA"/>
    <w:rsid w:val="00A41D3D"/>
    <w:rsid w:val="00A4217A"/>
    <w:rsid w:val="00A42310"/>
    <w:rsid w:val="00A424FE"/>
    <w:rsid w:val="00A42DED"/>
    <w:rsid w:val="00A430AC"/>
    <w:rsid w:val="00A431D6"/>
    <w:rsid w:val="00A43329"/>
    <w:rsid w:val="00A435B7"/>
    <w:rsid w:val="00A43636"/>
    <w:rsid w:val="00A43976"/>
    <w:rsid w:val="00A43F52"/>
    <w:rsid w:val="00A44468"/>
    <w:rsid w:val="00A44693"/>
    <w:rsid w:val="00A446AB"/>
    <w:rsid w:val="00A45519"/>
    <w:rsid w:val="00A4608B"/>
    <w:rsid w:val="00A46E8C"/>
    <w:rsid w:val="00A4750E"/>
    <w:rsid w:val="00A5004D"/>
    <w:rsid w:val="00A5007A"/>
    <w:rsid w:val="00A50A84"/>
    <w:rsid w:val="00A51622"/>
    <w:rsid w:val="00A5167A"/>
    <w:rsid w:val="00A51A0B"/>
    <w:rsid w:val="00A525D8"/>
    <w:rsid w:val="00A528AA"/>
    <w:rsid w:val="00A52CDC"/>
    <w:rsid w:val="00A53395"/>
    <w:rsid w:val="00A545B2"/>
    <w:rsid w:val="00A553D1"/>
    <w:rsid w:val="00A554D9"/>
    <w:rsid w:val="00A55AEA"/>
    <w:rsid w:val="00A55E09"/>
    <w:rsid w:val="00A560AB"/>
    <w:rsid w:val="00A5683F"/>
    <w:rsid w:val="00A57097"/>
    <w:rsid w:val="00A577A1"/>
    <w:rsid w:val="00A57E93"/>
    <w:rsid w:val="00A57EA6"/>
    <w:rsid w:val="00A6071F"/>
    <w:rsid w:val="00A60CE8"/>
    <w:rsid w:val="00A60F86"/>
    <w:rsid w:val="00A610C2"/>
    <w:rsid w:val="00A6173B"/>
    <w:rsid w:val="00A617AF"/>
    <w:rsid w:val="00A630DD"/>
    <w:rsid w:val="00A631AA"/>
    <w:rsid w:val="00A63D18"/>
    <w:rsid w:val="00A642B4"/>
    <w:rsid w:val="00A64ABE"/>
    <w:rsid w:val="00A64F35"/>
    <w:rsid w:val="00A650D3"/>
    <w:rsid w:val="00A652BD"/>
    <w:rsid w:val="00A65D13"/>
    <w:rsid w:val="00A665B6"/>
    <w:rsid w:val="00A66756"/>
    <w:rsid w:val="00A66F8F"/>
    <w:rsid w:val="00A6725E"/>
    <w:rsid w:val="00A70873"/>
    <w:rsid w:val="00A71036"/>
    <w:rsid w:val="00A718B1"/>
    <w:rsid w:val="00A71E1D"/>
    <w:rsid w:val="00A720B9"/>
    <w:rsid w:val="00A7213B"/>
    <w:rsid w:val="00A72235"/>
    <w:rsid w:val="00A72271"/>
    <w:rsid w:val="00A725C4"/>
    <w:rsid w:val="00A730C3"/>
    <w:rsid w:val="00A73274"/>
    <w:rsid w:val="00A733ED"/>
    <w:rsid w:val="00A736EC"/>
    <w:rsid w:val="00A741A1"/>
    <w:rsid w:val="00A74C00"/>
    <w:rsid w:val="00A75E04"/>
    <w:rsid w:val="00A763A6"/>
    <w:rsid w:val="00A763FE"/>
    <w:rsid w:val="00A77769"/>
    <w:rsid w:val="00A77CB4"/>
    <w:rsid w:val="00A77ED8"/>
    <w:rsid w:val="00A80DC2"/>
    <w:rsid w:val="00A80F67"/>
    <w:rsid w:val="00A811C6"/>
    <w:rsid w:val="00A8142E"/>
    <w:rsid w:val="00A81974"/>
    <w:rsid w:val="00A82323"/>
    <w:rsid w:val="00A8408D"/>
    <w:rsid w:val="00A84A35"/>
    <w:rsid w:val="00A84F45"/>
    <w:rsid w:val="00A85031"/>
    <w:rsid w:val="00A85040"/>
    <w:rsid w:val="00A850B4"/>
    <w:rsid w:val="00A85235"/>
    <w:rsid w:val="00A855F8"/>
    <w:rsid w:val="00A85808"/>
    <w:rsid w:val="00A86894"/>
    <w:rsid w:val="00A86BF0"/>
    <w:rsid w:val="00A87888"/>
    <w:rsid w:val="00A90072"/>
    <w:rsid w:val="00A90D84"/>
    <w:rsid w:val="00A911A6"/>
    <w:rsid w:val="00A91475"/>
    <w:rsid w:val="00A91B0B"/>
    <w:rsid w:val="00A92B52"/>
    <w:rsid w:val="00A92B64"/>
    <w:rsid w:val="00A92BCC"/>
    <w:rsid w:val="00A93B75"/>
    <w:rsid w:val="00A94C75"/>
    <w:rsid w:val="00A95724"/>
    <w:rsid w:val="00A9572C"/>
    <w:rsid w:val="00A957E2"/>
    <w:rsid w:val="00A95AFA"/>
    <w:rsid w:val="00A96E53"/>
    <w:rsid w:val="00A96EBA"/>
    <w:rsid w:val="00A96FBF"/>
    <w:rsid w:val="00A9762B"/>
    <w:rsid w:val="00A976BC"/>
    <w:rsid w:val="00A9792A"/>
    <w:rsid w:val="00A97BAA"/>
    <w:rsid w:val="00AA0310"/>
    <w:rsid w:val="00AA0C51"/>
    <w:rsid w:val="00AA0E58"/>
    <w:rsid w:val="00AA11E5"/>
    <w:rsid w:val="00AA1C6E"/>
    <w:rsid w:val="00AA1F38"/>
    <w:rsid w:val="00AA215B"/>
    <w:rsid w:val="00AA2162"/>
    <w:rsid w:val="00AA25F8"/>
    <w:rsid w:val="00AA2C67"/>
    <w:rsid w:val="00AA38C8"/>
    <w:rsid w:val="00AA3966"/>
    <w:rsid w:val="00AA3E11"/>
    <w:rsid w:val="00AA4045"/>
    <w:rsid w:val="00AA44E6"/>
    <w:rsid w:val="00AA4940"/>
    <w:rsid w:val="00AA5128"/>
    <w:rsid w:val="00AA5557"/>
    <w:rsid w:val="00AA5701"/>
    <w:rsid w:val="00AA5B1E"/>
    <w:rsid w:val="00AA5F85"/>
    <w:rsid w:val="00AA62A9"/>
    <w:rsid w:val="00AA62CB"/>
    <w:rsid w:val="00AA6798"/>
    <w:rsid w:val="00AA6A1E"/>
    <w:rsid w:val="00AA76C8"/>
    <w:rsid w:val="00AA7856"/>
    <w:rsid w:val="00AA7A02"/>
    <w:rsid w:val="00AA7ADA"/>
    <w:rsid w:val="00AB0AF3"/>
    <w:rsid w:val="00AB1674"/>
    <w:rsid w:val="00AB1C42"/>
    <w:rsid w:val="00AB2F80"/>
    <w:rsid w:val="00AB3A65"/>
    <w:rsid w:val="00AB478D"/>
    <w:rsid w:val="00AB5135"/>
    <w:rsid w:val="00AB515F"/>
    <w:rsid w:val="00AB52B5"/>
    <w:rsid w:val="00AB573F"/>
    <w:rsid w:val="00AB59B7"/>
    <w:rsid w:val="00AB5C85"/>
    <w:rsid w:val="00AB5EC2"/>
    <w:rsid w:val="00AB63CC"/>
    <w:rsid w:val="00AB7A6A"/>
    <w:rsid w:val="00AB7D4D"/>
    <w:rsid w:val="00AC04D8"/>
    <w:rsid w:val="00AC115E"/>
    <w:rsid w:val="00AC2B6B"/>
    <w:rsid w:val="00AC2E48"/>
    <w:rsid w:val="00AC43AF"/>
    <w:rsid w:val="00AC4CE5"/>
    <w:rsid w:val="00AC5EA6"/>
    <w:rsid w:val="00AC6657"/>
    <w:rsid w:val="00AC686D"/>
    <w:rsid w:val="00AC768A"/>
    <w:rsid w:val="00AC7D0D"/>
    <w:rsid w:val="00AC7E03"/>
    <w:rsid w:val="00AD05AC"/>
    <w:rsid w:val="00AD14AF"/>
    <w:rsid w:val="00AD157D"/>
    <w:rsid w:val="00AD1A93"/>
    <w:rsid w:val="00AD21C4"/>
    <w:rsid w:val="00AD266F"/>
    <w:rsid w:val="00AD2874"/>
    <w:rsid w:val="00AD318A"/>
    <w:rsid w:val="00AD362A"/>
    <w:rsid w:val="00AD436B"/>
    <w:rsid w:val="00AD4D0C"/>
    <w:rsid w:val="00AD5452"/>
    <w:rsid w:val="00AD6DC5"/>
    <w:rsid w:val="00AD71B2"/>
    <w:rsid w:val="00AD72F1"/>
    <w:rsid w:val="00AD795E"/>
    <w:rsid w:val="00AD7CE4"/>
    <w:rsid w:val="00AE079B"/>
    <w:rsid w:val="00AE08F6"/>
    <w:rsid w:val="00AE0AAF"/>
    <w:rsid w:val="00AE0D22"/>
    <w:rsid w:val="00AE0F36"/>
    <w:rsid w:val="00AE15B3"/>
    <w:rsid w:val="00AE16A7"/>
    <w:rsid w:val="00AE227C"/>
    <w:rsid w:val="00AE240E"/>
    <w:rsid w:val="00AE260B"/>
    <w:rsid w:val="00AE32AE"/>
    <w:rsid w:val="00AE3553"/>
    <w:rsid w:val="00AE3703"/>
    <w:rsid w:val="00AE3BA7"/>
    <w:rsid w:val="00AE5E07"/>
    <w:rsid w:val="00AE7768"/>
    <w:rsid w:val="00AE7A3E"/>
    <w:rsid w:val="00AF08CE"/>
    <w:rsid w:val="00AF0B27"/>
    <w:rsid w:val="00AF1054"/>
    <w:rsid w:val="00AF1940"/>
    <w:rsid w:val="00AF1AA3"/>
    <w:rsid w:val="00AF1B7E"/>
    <w:rsid w:val="00AF1B91"/>
    <w:rsid w:val="00AF1BF3"/>
    <w:rsid w:val="00AF21CF"/>
    <w:rsid w:val="00AF2317"/>
    <w:rsid w:val="00AF245E"/>
    <w:rsid w:val="00AF297D"/>
    <w:rsid w:val="00AF315D"/>
    <w:rsid w:val="00AF3E57"/>
    <w:rsid w:val="00AF428D"/>
    <w:rsid w:val="00AF45A5"/>
    <w:rsid w:val="00AF45B1"/>
    <w:rsid w:val="00AF487F"/>
    <w:rsid w:val="00AF4A5D"/>
    <w:rsid w:val="00AF543D"/>
    <w:rsid w:val="00AF5883"/>
    <w:rsid w:val="00AF5CD0"/>
    <w:rsid w:val="00AF5F25"/>
    <w:rsid w:val="00AF616A"/>
    <w:rsid w:val="00AF6240"/>
    <w:rsid w:val="00AF62CE"/>
    <w:rsid w:val="00AF6544"/>
    <w:rsid w:val="00AF65A3"/>
    <w:rsid w:val="00AF69E6"/>
    <w:rsid w:val="00AF6ED3"/>
    <w:rsid w:val="00AF71B2"/>
    <w:rsid w:val="00AF72DB"/>
    <w:rsid w:val="00B00151"/>
    <w:rsid w:val="00B004B6"/>
    <w:rsid w:val="00B0054C"/>
    <w:rsid w:val="00B00901"/>
    <w:rsid w:val="00B00EFE"/>
    <w:rsid w:val="00B0116C"/>
    <w:rsid w:val="00B018BF"/>
    <w:rsid w:val="00B01CAA"/>
    <w:rsid w:val="00B027BD"/>
    <w:rsid w:val="00B02CC2"/>
    <w:rsid w:val="00B02DB3"/>
    <w:rsid w:val="00B03228"/>
    <w:rsid w:val="00B03E69"/>
    <w:rsid w:val="00B03E91"/>
    <w:rsid w:val="00B0449D"/>
    <w:rsid w:val="00B04536"/>
    <w:rsid w:val="00B04935"/>
    <w:rsid w:val="00B04D9A"/>
    <w:rsid w:val="00B05A25"/>
    <w:rsid w:val="00B067FC"/>
    <w:rsid w:val="00B06ABA"/>
    <w:rsid w:val="00B06EFB"/>
    <w:rsid w:val="00B07094"/>
    <w:rsid w:val="00B078F9"/>
    <w:rsid w:val="00B106CD"/>
    <w:rsid w:val="00B108CA"/>
    <w:rsid w:val="00B1099F"/>
    <w:rsid w:val="00B10C52"/>
    <w:rsid w:val="00B1101C"/>
    <w:rsid w:val="00B124D2"/>
    <w:rsid w:val="00B1279E"/>
    <w:rsid w:val="00B127A1"/>
    <w:rsid w:val="00B1280D"/>
    <w:rsid w:val="00B12AB0"/>
    <w:rsid w:val="00B12B1E"/>
    <w:rsid w:val="00B13115"/>
    <w:rsid w:val="00B1311C"/>
    <w:rsid w:val="00B1321A"/>
    <w:rsid w:val="00B13A4B"/>
    <w:rsid w:val="00B13B7F"/>
    <w:rsid w:val="00B13CBC"/>
    <w:rsid w:val="00B14421"/>
    <w:rsid w:val="00B1457A"/>
    <w:rsid w:val="00B14860"/>
    <w:rsid w:val="00B1526C"/>
    <w:rsid w:val="00B152FC"/>
    <w:rsid w:val="00B1609F"/>
    <w:rsid w:val="00B1783A"/>
    <w:rsid w:val="00B17D5D"/>
    <w:rsid w:val="00B17E35"/>
    <w:rsid w:val="00B2056A"/>
    <w:rsid w:val="00B20720"/>
    <w:rsid w:val="00B207FF"/>
    <w:rsid w:val="00B20952"/>
    <w:rsid w:val="00B20BFF"/>
    <w:rsid w:val="00B213F8"/>
    <w:rsid w:val="00B21674"/>
    <w:rsid w:val="00B21E08"/>
    <w:rsid w:val="00B2205C"/>
    <w:rsid w:val="00B22134"/>
    <w:rsid w:val="00B2288F"/>
    <w:rsid w:val="00B22BA7"/>
    <w:rsid w:val="00B233E1"/>
    <w:rsid w:val="00B237E2"/>
    <w:rsid w:val="00B239E4"/>
    <w:rsid w:val="00B23B28"/>
    <w:rsid w:val="00B24C94"/>
    <w:rsid w:val="00B25318"/>
    <w:rsid w:val="00B25F86"/>
    <w:rsid w:val="00B2735B"/>
    <w:rsid w:val="00B2759A"/>
    <w:rsid w:val="00B27DD2"/>
    <w:rsid w:val="00B27F98"/>
    <w:rsid w:val="00B300C2"/>
    <w:rsid w:val="00B302CF"/>
    <w:rsid w:val="00B303E7"/>
    <w:rsid w:val="00B30536"/>
    <w:rsid w:val="00B3072E"/>
    <w:rsid w:val="00B30AE5"/>
    <w:rsid w:val="00B30C89"/>
    <w:rsid w:val="00B30F52"/>
    <w:rsid w:val="00B31156"/>
    <w:rsid w:val="00B31384"/>
    <w:rsid w:val="00B317B6"/>
    <w:rsid w:val="00B325EE"/>
    <w:rsid w:val="00B339CC"/>
    <w:rsid w:val="00B34106"/>
    <w:rsid w:val="00B3482E"/>
    <w:rsid w:val="00B353E8"/>
    <w:rsid w:val="00B35579"/>
    <w:rsid w:val="00B35B83"/>
    <w:rsid w:val="00B35CC1"/>
    <w:rsid w:val="00B36C86"/>
    <w:rsid w:val="00B36EB8"/>
    <w:rsid w:val="00B36FDC"/>
    <w:rsid w:val="00B3735B"/>
    <w:rsid w:val="00B37398"/>
    <w:rsid w:val="00B40743"/>
    <w:rsid w:val="00B408F6"/>
    <w:rsid w:val="00B40C6E"/>
    <w:rsid w:val="00B40E22"/>
    <w:rsid w:val="00B40FA0"/>
    <w:rsid w:val="00B4151C"/>
    <w:rsid w:val="00B419BA"/>
    <w:rsid w:val="00B41A4D"/>
    <w:rsid w:val="00B41C48"/>
    <w:rsid w:val="00B42070"/>
    <w:rsid w:val="00B425E1"/>
    <w:rsid w:val="00B42944"/>
    <w:rsid w:val="00B42C41"/>
    <w:rsid w:val="00B42F9F"/>
    <w:rsid w:val="00B4309A"/>
    <w:rsid w:val="00B438E0"/>
    <w:rsid w:val="00B43956"/>
    <w:rsid w:val="00B442BB"/>
    <w:rsid w:val="00B443BB"/>
    <w:rsid w:val="00B458F0"/>
    <w:rsid w:val="00B4625F"/>
    <w:rsid w:val="00B46516"/>
    <w:rsid w:val="00B46AEC"/>
    <w:rsid w:val="00B46B98"/>
    <w:rsid w:val="00B46CB8"/>
    <w:rsid w:val="00B47431"/>
    <w:rsid w:val="00B47821"/>
    <w:rsid w:val="00B47D12"/>
    <w:rsid w:val="00B47EEF"/>
    <w:rsid w:val="00B5021E"/>
    <w:rsid w:val="00B50A5C"/>
    <w:rsid w:val="00B50AD6"/>
    <w:rsid w:val="00B513AF"/>
    <w:rsid w:val="00B513CB"/>
    <w:rsid w:val="00B517F9"/>
    <w:rsid w:val="00B5187F"/>
    <w:rsid w:val="00B51B50"/>
    <w:rsid w:val="00B51B94"/>
    <w:rsid w:val="00B51D8D"/>
    <w:rsid w:val="00B52733"/>
    <w:rsid w:val="00B52A94"/>
    <w:rsid w:val="00B530D9"/>
    <w:rsid w:val="00B53712"/>
    <w:rsid w:val="00B53C2D"/>
    <w:rsid w:val="00B53ECA"/>
    <w:rsid w:val="00B541A1"/>
    <w:rsid w:val="00B54ABF"/>
    <w:rsid w:val="00B55111"/>
    <w:rsid w:val="00B557EB"/>
    <w:rsid w:val="00B55AED"/>
    <w:rsid w:val="00B55D81"/>
    <w:rsid w:val="00B562D1"/>
    <w:rsid w:val="00B57202"/>
    <w:rsid w:val="00B57E74"/>
    <w:rsid w:val="00B6055E"/>
    <w:rsid w:val="00B605F7"/>
    <w:rsid w:val="00B60A3C"/>
    <w:rsid w:val="00B611A5"/>
    <w:rsid w:val="00B61A9D"/>
    <w:rsid w:val="00B61D6C"/>
    <w:rsid w:val="00B62483"/>
    <w:rsid w:val="00B62745"/>
    <w:rsid w:val="00B62EB8"/>
    <w:rsid w:val="00B6412B"/>
    <w:rsid w:val="00B6638A"/>
    <w:rsid w:val="00B664D1"/>
    <w:rsid w:val="00B666D5"/>
    <w:rsid w:val="00B669ED"/>
    <w:rsid w:val="00B70753"/>
    <w:rsid w:val="00B70895"/>
    <w:rsid w:val="00B711E4"/>
    <w:rsid w:val="00B71437"/>
    <w:rsid w:val="00B71D74"/>
    <w:rsid w:val="00B72804"/>
    <w:rsid w:val="00B728BD"/>
    <w:rsid w:val="00B72A3C"/>
    <w:rsid w:val="00B72F9A"/>
    <w:rsid w:val="00B74123"/>
    <w:rsid w:val="00B74597"/>
    <w:rsid w:val="00B748C1"/>
    <w:rsid w:val="00B74C6F"/>
    <w:rsid w:val="00B75AF4"/>
    <w:rsid w:val="00B75F14"/>
    <w:rsid w:val="00B764E1"/>
    <w:rsid w:val="00B76866"/>
    <w:rsid w:val="00B768C3"/>
    <w:rsid w:val="00B768EE"/>
    <w:rsid w:val="00B77062"/>
    <w:rsid w:val="00B77188"/>
    <w:rsid w:val="00B77EBD"/>
    <w:rsid w:val="00B77F28"/>
    <w:rsid w:val="00B77FAD"/>
    <w:rsid w:val="00B80459"/>
    <w:rsid w:val="00B804E2"/>
    <w:rsid w:val="00B8053B"/>
    <w:rsid w:val="00B806D9"/>
    <w:rsid w:val="00B8098F"/>
    <w:rsid w:val="00B80A82"/>
    <w:rsid w:val="00B812F2"/>
    <w:rsid w:val="00B821C0"/>
    <w:rsid w:val="00B8278E"/>
    <w:rsid w:val="00B82795"/>
    <w:rsid w:val="00B8292B"/>
    <w:rsid w:val="00B83009"/>
    <w:rsid w:val="00B8373C"/>
    <w:rsid w:val="00B83742"/>
    <w:rsid w:val="00B83C8D"/>
    <w:rsid w:val="00B83F80"/>
    <w:rsid w:val="00B8406C"/>
    <w:rsid w:val="00B84184"/>
    <w:rsid w:val="00B84501"/>
    <w:rsid w:val="00B85267"/>
    <w:rsid w:val="00B854E3"/>
    <w:rsid w:val="00B85772"/>
    <w:rsid w:val="00B85967"/>
    <w:rsid w:val="00B86346"/>
    <w:rsid w:val="00B86784"/>
    <w:rsid w:val="00B869E2"/>
    <w:rsid w:val="00B86E1C"/>
    <w:rsid w:val="00B872F0"/>
    <w:rsid w:val="00B8744B"/>
    <w:rsid w:val="00B87776"/>
    <w:rsid w:val="00B87925"/>
    <w:rsid w:val="00B87B8B"/>
    <w:rsid w:val="00B87C32"/>
    <w:rsid w:val="00B87D2D"/>
    <w:rsid w:val="00B90142"/>
    <w:rsid w:val="00B9032C"/>
    <w:rsid w:val="00B906D1"/>
    <w:rsid w:val="00B907EC"/>
    <w:rsid w:val="00B909C9"/>
    <w:rsid w:val="00B91062"/>
    <w:rsid w:val="00B910DA"/>
    <w:rsid w:val="00B91140"/>
    <w:rsid w:val="00B91CAF"/>
    <w:rsid w:val="00B91F8D"/>
    <w:rsid w:val="00B9233A"/>
    <w:rsid w:val="00B92402"/>
    <w:rsid w:val="00B926CE"/>
    <w:rsid w:val="00B92880"/>
    <w:rsid w:val="00B929EC"/>
    <w:rsid w:val="00B92A7D"/>
    <w:rsid w:val="00B92ABB"/>
    <w:rsid w:val="00B92D17"/>
    <w:rsid w:val="00B93CA3"/>
    <w:rsid w:val="00B93EC2"/>
    <w:rsid w:val="00B941F8"/>
    <w:rsid w:val="00B950E8"/>
    <w:rsid w:val="00B954C3"/>
    <w:rsid w:val="00B954E2"/>
    <w:rsid w:val="00B95AB5"/>
    <w:rsid w:val="00B962FE"/>
    <w:rsid w:val="00B966CB"/>
    <w:rsid w:val="00B96796"/>
    <w:rsid w:val="00B96F64"/>
    <w:rsid w:val="00B970DD"/>
    <w:rsid w:val="00B97758"/>
    <w:rsid w:val="00B9779D"/>
    <w:rsid w:val="00B977DC"/>
    <w:rsid w:val="00B97FFB"/>
    <w:rsid w:val="00BA020A"/>
    <w:rsid w:val="00BA0FF6"/>
    <w:rsid w:val="00BA193B"/>
    <w:rsid w:val="00BA193D"/>
    <w:rsid w:val="00BA2125"/>
    <w:rsid w:val="00BA2200"/>
    <w:rsid w:val="00BA24C5"/>
    <w:rsid w:val="00BA2B3C"/>
    <w:rsid w:val="00BA2FF1"/>
    <w:rsid w:val="00BA322F"/>
    <w:rsid w:val="00BA390D"/>
    <w:rsid w:val="00BA39AB"/>
    <w:rsid w:val="00BA3A8E"/>
    <w:rsid w:val="00BA3D0E"/>
    <w:rsid w:val="00BA40E7"/>
    <w:rsid w:val="00BA43B5"/>
    <w:rsid w:val="00BA4EFA"/>
    <w:rsid w:val="00BA521E"/>
    <w:rsid w:val="00BA54F7"/>
    <w:rsid w:val="00BA55E6"/>
    <w:rsid w:val="00BA5F08"/>
    <w:rsid w:val="00BA66A0"/>
    <w:rsid w:val="00BA70F6"/>
    <w:rsid w:val="00BA77BF"/>
    <w:rsid w:val="00BB0191"/>
    <w:rsid w:val="00BB04ED"/>
    <w:rsid w:val="00BB05FA"/>
    <w:rsid w:val="00BB1269"/>
    <w:rsid w:val="00BB1A4F"/>
    <w:rsid w:val="00BB2539"/>
    <w:rsid w:val="00BB29E6"/>
    <w:rsid w:val="00BB2B70"/>
    <w:rsid w:val="00BB2ECD"/>
    <w:rsid w:val="00BB303F"/>
    <w:rsid w:val="00BB34D9"/>
    <w:rsid w:val="00BB359D"/>
    <w:rsid w:val="00BB3CF8"/>
    <w:rsid w:val="00BB4128"/>
    <w:rsid w:val="00BB4563"/>
    <w:rsid w:val="00BB4767"/>
    <w:rsid w:val="00BB4A4E"/>
    <w:rsid w:val="00BB4D8E"/>
    <w:rsid w:val="00BB4FD8"/>
    <w:rsid w:val="00BB690A"/>
    <w:rsid w:val="00BB6AFE"/>
    <w:rsid w:val="00BB6E17"/>
    <w:rsid w:val="00BB6F1B"/>
    <w:rsid w:val="00BB7E52"/>
    <w:rsid w:val="00BC02C8"/>
    <w:rsid w:val="00BC035E"/>
    <w:rsid w:val="00BC08FD"/>
    <w:rsid w:val="00BC0D34"/>
    <w:rsid w:val="00BC0D62"/>
    <w:rsid w:val="00BC0F65"/>
    <w:rsid w:val="00BC10B4"/>
    <w:rsid w:val="00BC11F8"/>
    <w:rsid w:val="00BC14D5"/>
    <w:rsid w:val="00BC1C6B"/>
    <w:rsid w:val="00BC1D37"/>
    <w:rsid w:val="00BC20C2"/>
    <w:rsid w:val="00BC2447"/>
    <w:rsid w:val="00BC3093"/>
    <w:rsid w:val="00BC3E00"/>
    <w:rsid w:val="00BC3F52"/>
    <w:rsid w:val="00BC4159"/>
    <w:rsid w:val="00BC4AE3"/>
    <w:rsid w:val="00BC4CEA"/>
    <w:rsid w:val="00BC4CFE"/>
    <w:rsid w:val="00BC539A"/>
    <w:rsid w:val="00BC560F"/>
    <w:rsid w:val="00BC583B"/>
    <w:rsid w:val="00BC5E06"/>
    <w:rsid w:val="00BC6700"/>
    <w:rsid w:val="00BC697E"/>
    <w:rsid w:val="00BC7598"/>
    <w:rsid w:val="00BC7D63"/>
    <w:rsid w:val="00BC7EB9"/>
    <w:rsid w:val="00BD0CD3"/>
    <w:rsid w:val="00BD0D67"/>
    <w:rsid w:val="00BD1165"/>
    <w:rsid w:val="00BD11CD"/>
    <w:rsid w:val="00BD1223"/>
    <w:rsid w:val="00BD1B99"/>
    <w:rsid w:val="00BD1FCF"/>
    <w:rsid w:val="00BD225B"/>
    <w:rsid w:val="00BD22F8"/>
    <w:rsid w:val="00BD275B"/>
    <w:rsid w:val="00BD33CF"/>
    <w:rsid w:val="00BD3997"/>
    <w:rsid w:val="00BD445C"/>
    <w:rsid w:val="00BD4570"/>
    <w:rsid w:val="00BD4C17"/>
    <w:rsid w:val="00BD51E3"/>
    <w:rsid w:val="00BD5293"/>
    <w:rsid w:val="00BD572C"/>
    <w:rsid w:val="00BD64D2"/>
    <w:rsid w:val="00BD68C4"/>
    <w:rsid w:val="00BD6FCB"/>
    <w:rsid w:val="00BD7170"/>
    <w:rsid w:val="00BD7440"/>
    <w:rsid w:val="00BD7A7E"/>
    <w:rsid w:val="00BD7DAC"/>
    <w:rsid w:val="00BE0CF1"/>
    <w:rsid w:val="00BE10DA"/>
    <w:rsid w:val="00BE1272"/>
    <w:rsid w:val="00BE1899"/>
    <w:rsid w:val="00BE19EB"/>
    <w:rsid w:val="00BE1A66"/>
    <w:rsid w:val="00BE1A89"/>
    <w:rsid w:val="00BE1D38"/>
    <w:rsid w:val="00BE21B2"/>
    <w:rsid w:val="00BE26EA"/>
    <w:rsid w:val="00BE387C"/>
    <w:rsid w:val="00BE3961"/>
    <w:rsid w:val="00BE3E0D"/>
    <w:rsid w:val="00BE4687"/>
    <w:rsid w:val="00BE4DBE"/>
    <w:rsid w:val="00BE5490"/>
    <w:rsid w:val="00BE55A9"/>
    <w:rsid w:val="00BE5853"/>
    <w:rsid w:val="00BE5C02"/>
    <w:rsid w:val="00BE5CB4"/>
    <w:rsid w:val="00BE5F44"/>
    <w:rsid w:val="00BE770C"/>
    <w:rsid w:val="00BE7719"/>
    <w:rsid w:val="00BE77B8"/>
    <w:rsid w:val="00BE7A35"/>
    <w:rsid w:val="00BF0311"/>
    <w:rsid w:val="00BF0477"/>
    <w:rsid w:val="00BF053A"/>
    <w:rsid w:val="00BF08C5"/>
    <w:rsid w:val="00BF08F5"/>
    <w:rsid w:val="00BF0953"/>
    <w:rsid w:val="00BF0A45"/>
    <w:rsid w:val="00BF0D23"/>
    <w:rsid w:val="00BF0DE0"/>
    <w:rsid w:val="00BF1016"/>
    <w:rsid w:val="00BF11FC"/>
    <w:rsid w:val="00BF1682"/>
    <w:rsid w:val="00BF1A06"/>
    <w:rsid w:val="00BF1BB5"/>
    <w:rsid w:val="00BF2021"/>
    <w:rsid w:val="00BF2494"/>
    <w:rsid w:val="00BF3064"/>
    <w:rsid w:val="00BF30EE"/>
    <w:rsid w:val="00BF37DF"/>
    <w:rsid w:val="00BF3F59"/>
    <w:rsid w:val="00BF3FC4"/>
    <w:rsid w:val="00BF44E9"/>
    <w:rsid w:val="00BF4E69"/>
    <w:rsid w:val="00BF4FC9"/>
    <w:rsid w:val="00BF5227"/>
    <w:rsid w:val="00BF5E46"/>
    <w:rsid w:val="00BF5FF5"/>
    <w:rsid w:val="00BF6F25"/>
    <w:rsid w:val="00BF7221"/>
    <w:rsid w:val="00BF74C8"/>
    <w:rsid w:val="00BF781A"/>
    <w:rsid w:val="00C00230"/>
    <w:rsid w:val="00C00BD3"/>
    <w:rsid w:val="00C00CDC"/>
    <w:rsid w:val="00C00ED3"/>
    <w:rsid w:val="00C01123"/>
    <w:rsid w:val="00C0126B"/>
    <w:rsid w:val="00C019BD"/>
    <w:rsid w:val="00C01C99"/>
    <w:rsid w:val="00C0273B"/>
    <w:rsid w:val="00C03632"/>
    <w:rsid w:val="00C041C8"/>
    <w:rsid w:val="00C04E06"/>
    <w:rsid w:val="00C04F62"/>
    <w:rsid w:val="00C04F72"/>
    <w:rsid w:val="00C05160"/>
    <w:rsid w:val="00C0569A"/>
    <w:rsid w:val="00C05F24"/>
    <w:rsid w:val="00C06032"/>
    <w:rsid w:val="00C0690D"/>
    <w:rsid w:val="00C07631"/>
    <w:rsid w:val="00C07832"/>
    <w:rsid w:val="00C103C1"/>
    <w:rsid w:val="00C10976"/>
    <w:rsid w:val="00C10B95"/>
    <w:rsid w:val="00C1187B"/>
    <w:rsid w:val="00C11EF6"/>
    <w:rsid w:val="00C12718"/>
    <w:rsid w:val="00C12C09"/>
    <w:rsid w:val="00C14210"/>
    <w:rsid w:val="00C16204"/>
    <w:rsid w:val="00C16672"/>
    <w:rsid w:val="00C16A7A"/>
    <w:rsid w:val="00C16CFA"/>
    <w:rsid w:val="00C16E2E"/>
    <w:rsid w:val="00C1709E"/>
    <w:rsid w:val="00C17196"/>
    <w:rsid w:val="00C17432"/>
    <w:rsid w:val="00C1763B"/>
    <w:rsid w:val="00C17A81"/>
    <w:rsid w:val="00C17EF9"/>
    <w:rsid w:val="00C20E40"/>
    <w:rsid w:val="00C211CB"/>
    <w:rsid w:val="00C21B62"/>
    <w:rsid w:val="00C21BE0"/>
    <w:rsid w:val="00C21C0D"/>
    <w:rsid w:val="00C22164"/>
    <w:rsid w:val="00C2310C"/>
    <w:rsid w:val="00C236EC"/>
    <w:rsid w:val="00C23892"/>
    <w:rsid w:val="00C23ECA"/>
    <w:rsid w:val="00C2422C"/>
    <w:rsid w:val="00C2521A"/>
    <w:rsid w:val="00C26D90"/>
    <w:rsid w:val="00C274F3"/>
    <w:rsid w:val="00C275B0"/>
    <w:rsid w:val="00C30183"/>
    <w:rsid w:val="00C3056D"/>
    <w:rsid w:val="00C30D60"/>
    <w:rsid w:val="00C31761"/>
    <w:rsid w:val="00C321D7"/>
    <w:rsid w:val="00C323ED"/>
    <w:rsid w:val="00C325D7"/>
    <w:rsid w:val="00C32D5F"/>
    <w:rsid w:val="00C32E6B"/>
    <w:rsid w:val="00C332FB"/>
    <w:rsid w:val="00C3330E"/>
    <w:rsid w:val="00C33372"/>
    <w:rsid w:val="00C33414"/>
    <w:rsid w:val="00C33535"/>
    <w:rsid w:val="00C344FA"/>
    <w:rsid w:val="00C3459E"/>
    <w:rsid w:val="00C34759"/>
    <w:rsid w:val="00C34A40"/>
    <w:rsid w:val="00C34AAF"/>
    <w:rsid w:val="00C352D9"/>
    <w:rsid w:val="00C3613A"/>
    <w:rsid w:val="00C36370"/>
    <w:rsid w:val="00C37853"/>
    <w:rsid w:val="00C379D6"/>
    <w:rsid w:val="00C37B53"/>
    <w:rsid w:val="00C37CA1"/>
    <w:rsid w:val="00C37FBF"/>
    <w:rsid w:val="00C40403"/>
    <w:rsid w:val="00C40E81"/>
    <w:rsid w:val="00C41927"/>
    <w:rsid w:val="00C419A5"/>
    <w:rsid w:val="00C42084"/>
    <w:rsid w:val="00C42857"/>
    <w:rsid w:val="00C435D0"/>
    <w:rsid w:val="00C441D9"/>
    <w:rsid w:val="00C445D6"/>
    <w:rsid w:val="00C44C0F"/>
    <w:rsid w:val="00C44D9C"/>
    <w:rsid w:val="00C45C2D"/>
    <w:rsid w:val="00C46055"/>
    <w:rsid w:val="00C47C1C"/>
    <w:rsid w:val="00C47D20"/>
    <w:rsid w:val="00C5080D"/>
    <w:rsid w:val="00C50DBB"/>
    <w:rsid w:val="00C51333"/>
    <w:rsid w:val="00C5151F"/>
    <w:rsid w:val="00C51634"/>
    <w:rsid w:val="00C51666"/>
    <w:rsid w:val="00C51959"/>
    <w:rsid w:val="00C52224"/>
    <w:rsid w:val="00C52834"/>
    <w:rsid w:val="00C536A9"/>
    <w:rsid w:val="00C53812"/>
    <w:rsid w:val="00C53CE8"/>
    <w:rsid w:val="00C54017"/>
    <w:rsid w:val="00C543B9"/>
    <w:rsid w:val="00C54880"/>
    <w:rsid w:val="00C54EC5"/>
    <w:rsid w:val="00C557B9"/>
    <w:rsid w:val="00C568ED"/>
    <w:rsid w:val="00C56B78"/>
    <w:rsid w:val="00C57B13"/>
    <w:rsid w:val="00C613E3"/>
    <w:rsid w:val="00C616FB"/>
    <w:rsid w:val="00C61AE5"/>
    <w:rsid w:val="00C6203F"/>
    <w:rsid w:val="00C62230"/>
    <w:rsid w:val="00C62596"/>
    <w:rsid w:val="00C6275F"/>
    <w:rsid w:val="00C62919"/>
    <w:rsid w:val="00C629B4"/>
    <w:rsid w:val="00C62FC0"/>
    <w:rsid w:val="00C631FF"/>
    <w:rsid w:val="00C632B0"/>
    <w:rsid w:val="00C63453"/>
    <w:rsid w:val="00C63FD9"/>
    <w:rsid w:val="00C64488"/>
    <w:rsid w:val="00C64A4D"/>
    <w:rsid w:val="00C65C24"/>
    <w:rsid w:val="00C65DF2"/>
    <w:rsid w:val="00C6600F"/>
    <w:rsid w:val="00C66065"/>
    <w:rsid w:val="00C6614C"/>
    <w:rsid w:val="00C663DB"/>
    <w:rsid w:val="00C66565"/>
    <w:rsid w:val="00C66922"/>
    <w:rsid w:val="00C66A3F"/>
    <w:rsid w:val="00C66E48"/>
    <w:rsid w:val="00C674FD"/>
    <w:rsid w:val="00C67854"/>
    <w:rsid w:val="00C67883"/>
    <w:rsid w:val="00C70662"/>
    <w:rsid w:val="00C70900"/>
    <w:rsid w:val="00C7214D"/>
    <w:rsid w:val="00C7257C"/>
    <w:rsid w:val="00C7283A"/>
    <w:rsid w:val="00C72A5E"/>
    <w:rsid w:val="00C72B52"/>
    <w:rsid w:val="00C737D6"/>
    <w:rsid w:val="00C738B9"/>
    <w:rsid w:val="00C73E20"/>
    <w:rsid w:val="00C740BD"/>
    <w:rsid w:val="00C7414D"/>
    <w:rsid w:val="00C742F5"/>
    <w:rsid w:val="00C75123"/>
    <w:rsid w:val="00C7552F"/>
    <w:rsid w:val="00C755AD"/>
    <w:rsid w:val="00C75B19"/>
    <w:rsid w:val="00C76141"/>
    <w:rsid w:val="00C76476"/>
    <w:rsid w:val="00C76504"/>
    <w:rsid w:val="00C76E4E"/>
    <w:rsid w:val="00C7703F"/>
    <w:rsid w:val="00C776A0"/>
    <w:rsid w:val="00C77B74"/>
    <w:rsid w:val="00C8041C"/>
    <w:rsid w:val="00C804FC"/>
    <w:rsid w:val="00C80540"/>
    <w:rsid w:val="00C80C97"/>
    <w:rsid w:val="00C81258"/>
    <w:rsid w:val="00C81341"/>
    <w:rsid w:val="00C8144C"/>
    <w:rsid w:val="00C817DF"/>
    <w:rsid w:val="00C81CF9"/>
    <w:rsid w:val="00C81D01"/>
    <w:rsid w:val="00C81EE4"/>
    <w:rsid w:val="00C8239C"/>
    <w:rsid w:val="00C82673"/>
    <w:rsid w:val="00C830A7"/>
    <w:rsid w:val="00C83DA0"/>
    <w:rsid w:val="00C846CF"/>
    <w:rsid w:val="00C84725"/>
    <w:rsid w:val="00C85A42"/>
    <w:rsid w:val="00C85B52"/>
    <w:rsid w:val="00C85D1D"/>
    <w:rsid w:val="00C85FEB"/>
    <w:rsid w:val="00C86224"/>
    <w:rsid w:val="00C8624A"/>
    <w:rsid w:val="00C866DD"/>
    <w:rsid w:val="00C872F3"/>
    <w:rsid w:val="00C875C4"/>
    <w:rsid w:val="00C876A3"/>
    <w:rsid w:val="00C87F4E"/>
    <w:rsid w:val="00C90A53"/>
    <w:rsid w:val="00C90FF3"/>
    <w:rsid w:val="00C914E2"/>
    <w:rsid w:val="00C91C29"/>
    <w:rsid w:val="00C92001"/>
    <w:rsid w:val="00C924FD"/>
    <w:rsid w:val="00C92A5C"/>
    <w:rsid w:val="00C92EA3"/>
    <w:rsid w:val="00C93200"/>
    <w:rsid w:val="00C938EB"/>
    <w:rsid w:val="00C93CEE"/>
    <w:rsid w:val="00C947BD"/>
    <w:rsid w:val="00C95041"/>
    <w:rsid w:val="00C95F42"/>
    <w:rsid w:val="00C963B4"/>
    <w:rsid w:val="00C966B2"/>
    <w:rsid w:val="00C96906"/>
    <w:rsid w:val="00C970FD"/>
    <w:rsid w:val="00C9722C"/>
    <w:rsid w:val="00C97C7A"/>
    <w:rsid w:val="00CA0176"/>
    <w:rsid w:val="00CA07CF"/>
    <w:rsid w:val="00CA086E"/>
    <w:rsid w:val="00CA1332"/>
    <w:rsid w:val="00CA194B"/>
    <w:rsid w:val="00CA1A07"/>
    <w:rsid w:val="00CA1A8E"/>
    <w:rsid w:val="00CA1E12"/>
    <w:rsid w:val="00CA2FA1"/>
    <w:rsid w:val="00CA2FD3"/>
    <w:rsid w:val="00CA303E"/>
    <w:rsid w:val="00CA3D3B"/>
    <w:rsid w:val="00CA42CF"/>
    <w:rsid w:val="00CA5358"/>
    <w:rsid w:val="00CA6230"/>
    <w:rsid w:val="00CA7210"/>
    <w:rsid w:val="00CA72EC"/>
    <w:rsid w:val="00CA7358"/>
    <w:rsid w:val="00CA79A1"/>
    <w:rsid w:val="00CB0435"/>
    <w:rsid w:val="00CB05D5"/>
    <w:rsid w:val="00CB0983"/>
    <w:rsid w:val="00CB162A"/>
    <w:rsid w:val="00CB24FC"/>
    <w:rsid w:val="00CB258C"/>
    <w:rsid w:val="00CB2E00"/>
    <w:rsid w:val="00CB4B71"/>
    <w:rsid w:val="00CB4C4E"/>
    <w:rsid w:val="00CB4CE4"/>
    <w:rsid w:val="00CB54DA"/>
    <w:rsid w:val="00CB577F"/>
    <w:rsid w:val="00CB5A37"/>
    <w:rsid w:val="00CB5B12"/>
    <w:rsid w:val="00CB5D7C"/>
    <w:rsid w:val="00CB6061"/>
    <w:rsid w:val="00CB66D2"/>
    <w:rsid w:val="00CB68C6"/>
    <w:rsid w:val="00CB6B2E"/>
    <w:rsid w:val="00CB7375"/>
    <w:rsid w:val="00CB7404"/>
    <w:rsid w:val="00CB740A"/>
    <w:rsid w:val="00CB74C3"/>
    <w:rsid w:val="00CB756B"/>
    <w:rsid w:val="00CB7A26"/>
    <w:rsid w:val="00CB7B4D"/>
    <w:rsid w:val="00CB7EF8"/>
    <w:rsid w:val="00CC08DD"/>
    <w:rsid w:val="00CC094D"/>
    <w:rsid w:val="00CC135A"/>
    <w:rsid w:val="00CC198D"/>
    <w:rsid w:val="00CC1E97"/>
    <w:rsid w:val="00CC247D"/>
    <w:rsid w:val="00CC2863"/>
    <w:rsid w:val="00CC3171"/>
    <w:rsid w:val="00CC3851"/>
    <w:rsid w:val="00CC388D"/>
    <w:rsid w:val="00CC41D3"/>
    <w:rsid w:val="00CC4EDF"/>
    <w:rsid w:val="00CC4F73"/>
    <w:rsid w:val="00CC6233"/>
    <w:rsid w:val="00CC64F8"/>
    <w:rsid w:val="00CC66E7"/>
    <w:rsid w:val="00CC6B61"/>
    <w:rsid w:val="00CC724E"/>
    <w:rsid w:val="00CC78E2"/>
    <w:rsid w:val="00CC7FB7"/>
    <w:rsid w:val="00CD0E03"/>
    <w:rsid w:val="00CD0EC1"/>
    <w:rsid w:val="00CD0F37"/>
    <w:rsid w:val="00CD1D2A"/>
    <w:rsid w:val="00CD238A"/>
    <w:rsid w:val="00CD252F"/>
    <w:rsid w:val="00CD2936"/>
    <w:rsid w:val="00CD2E47"/>
    <w:rsid w:val="00CD32E4"/>
    <w:rsid w:val="00CD3883"/>
    <w:rsid w:val="00CD3D94"/>
    <w:rsid w:val="00CD4969"/>
    <w:rsid w:val="00CD4B41"/>
    <w:rsid w:val="00CD4FF5"/>
    <w:rsid w:val="00CD590A"/>
    <w:rsid w:val="00CD61DC"/>
    <w:rsid w:val="00CD7D69"/>
    <w:rsid w:val="00CE005B"/>
    <w:rsid w:val="00CE035A"/>
    <w:rsid w:val="00CE0382"/>
    <w:rsid w:val="00CE0B64"/>
    <w:rsid w:val="00CE0BDB"/>
    <w:rsid w:val="00CE0CF0"/>
    <w:rsid w:val="00CE0EC1"/>
    <w:rsid w:val="00CE1220"/>
    <w:rsid w:val="00CE2131"/>
    <w:rsid w:val="00CE2A5A"/>
    <w:rsid w:val="00CE2C2C"/>
    <w:rsid w:val="00CE2FB5"/>
    <w:rsid w:val="00CE36E5"/>
    <w:rsid w:val="00CE4023"/>
    <w:rsid w:val="00CE4C76"/>
    <w:rsid w:val="00CE521E"/>
    <w:rsid w:val="00CE580C"/>
    <w:rsid w:val="00CE5940"/>
    <w:rsid w:val="00CE5A84"/>
    <w:rsid w:val="00CE5B6B"/>
    <w:rsid w:val="00CE6A30"/>
    <w:rsid w:val="00CE7390"/>
    <w:rsid w:val="00CF075C"/>
    <w:rsid w:val="00CF0801"/>
    <w:rsid w:val="00CF1247"/>
    <w:rsid w:val="00CF139D"/>
    <w:rsid w:val="00CF1580"/>
    <w:rsid w:val="00CF1719"/>
    <w:rsid w:val="00CF1A23"/>
    <w:rsid w:val="00CF2297"/>
    <w:rsid w:val="00CF248A"/>
    <w:rsid w:val="00CF2B64"/>
    <w:rsid w:val="00CF4318"/>
    <w:rsid w:val="00CF4975"/>
    <w:rsid w:val="00CF4CA3"/>
    <w:rsid w:val="00CF5056"/>
    <w:rsid w:val="00CF55B7"/>
    <w:rsid w:val="00CF59A1"/>
    <w:rsid w:val="00CF61DD"/>
    <w:rsid w:val="00CF7293"/>
    <w:rsid w:val="00CF7372"/>
    <w:rsid w:val="00CF7491"/>
    <w:rsid w:val="00CF7820"/>
    <w:rsid w:val="00CF7DC9"/>
    <w:rsid w:val="00D005EE"/>
    <w:rsid w:val="00D00A03"/>
    <w:rsid w:val="00D00B19"/>
    <w:rsid w:val="00D00B4D"/>
    <w:rsid w:val="00D01358"/>
    <w:rsid w:val="00D015BD"/>
    <w:rsid w:val="00D016ED"/>
    <w:rsid w:val="00D01CDF"/>
    <w:rsid w:val="00D0256A"/>
    <w:rsid w:val="00D02AB3"/>
    <w:rsid w:val="00D02BD6"/>
    <w:rsid w:val="00D02C1F"/>
    <w:rsid w:val="00D04089"/>
    <w:rsid w:val="00D040F3"/>
    <w:rsid w:val="00D04553"/>
    <w:rsid w:val="00D05FEB"/>
    <w:rsid w:val="00D065EB"/>
    <w:rsid w:val="00D06B20"/>
    <w:rsid w:val="00D06C2A"/>
    <w:rsid w:val="00D06E7D"/>
    <w:rsid w:val="00D07F55"/>
    <w:rsid w:val="00D104EB"/>
    <w:rsid w:val="00D10A1A"/>
    <w:rsid w:val="00D10D16"/>
    <w:rsid w:val="00D1128B"/>
    <w:rsid w:val="00D118E8"/>
    <w:rsid w:val="00D11A53"/>
    <w:rsid w:val="00D11CCF"/>
    <w:rsid w:val="00D121D7"/>
    <w:rsid w:val="00D1231C"/>
    <w:rsid w:val="00D12873"/>
    <w:rsid w:val="00D12D55"/>
    <w:rsid w:val="00D12F49"/>
    <w:rsid w:val="00D13947"/>
    <w:rsid w:val="00D13C10"/>
    <w:rsid w:val="00D150FF"/>
    <w:rsid w:val="00D15E83"/>
    <w:rsid w:val="00D164AB"/>
    <w:rsid w:val="00D165B6"/>
    <w:rsid w:val="00D17332"/>
    <w:rsid w:val="00D17954"/>
    <w:rsid w:val="00D17B6A"/>
    <w:rsid w:val="00D17ED7"/>
    <w:rsid w:val="00D2094F"/>
    <w:rsid w:val="00D21149"/>
    <w:rsid w:val="00D214FA"/>
    <w:rsid w:val="00D21B89"/>
    <w:rsid w:val="00D21C7A"/>
    <w:rsid w:val="00D21F61"/>
    <w:rsid w:val="00D22317"/>
    <w:rsid w:val="00D2277B"/>
    <w:rsid w:val="00D22C81"/>
    <w:rsid w:val="00D230E1"/>
    <w:rsid w:val="00D231F2"/>
    <w:rsid w:val="00D23A9B"/>
    <w:rsid w:val="00D23B7C"/>
    <w:rsid w:val="00D23D11"/>
    <w:rsid w:val="00D23EB2"/>
    <w:rsid w:val="00D248B6"/>
    <w:rsid w:val="00D2500D"/>
    <w:rsid w:val="00D251FD"/>
    <w:rsid w:val="00D25A6E"/>
    <w:rsid w:val="00D25D63"/>
    <w:rsid w:val="00D265AC"/>
    <w:rsid w:val="00D26723"/>
    <w:rsid w:val="00D26B15"/>
    <w:rsid w:val="00D270FD"/>
    <w:rsid w:val="00D27536"/>
    <w:rsid w:val="00D2775A"/>
    <w:rsid w:val="00D300BB"/>
    <w:rsid w:val="00D30113"/>
    <w:rsid w:val="00D3199E"/>
    <w:rsid w:val="00D3205F"/>
    <w:rsid w:val="00D32C11"/>
    <w:rsid w:val="00D331CF"/>
    <w:rsid w:val="00D33856"/>
    <w:rsid w:val="00D33D61"/>
    <w:rsid w:val="00D348DD"/>
    <w:rsid w:val="00D36808"/>
    <w:rsid w:val="00D36C08"/>
    <w:rsid w:val="00D36DA1"/>
    <w:rsid w:val="00D370B2"/>
    <w:rsid w:val="00D37D70"/>
    <w:rsid w:val="00D405D4"/>
    <w:rsid w:val="00D40855"/>
    <w:rsid w:val="00D40AF3"/>
    <w:rsid w:val="00D421B2"/>
    <w:rsid w:val="00D4245A"/>
    <w:rsid w:val="00D4284D"/>
    <w:rsid w:val="00D43A04"/>
    <w:rsid w:val="00D445C5"/>
    <w:rsid w:val="00D4484A"/>
    <w:rsid w:val="00D44D74"/>
    <w:rsid w:val="00D44EA9"/>
    <w:rsid w:val="00D45224"/>
    <w:rsid w:val="00D4542F"/>
    <w:rsid w:val="00D45611"/>
    <w:rsid w:val="00D45D05"/>
    <w:rsid w:val="00D475BF"/>
    <w:rsid w:val="00D47CB6"/>
    <w:rsid w:val="00D5056B"/>
    <w:rsid w:val="00D50AF0"/>
    <w:rsid w:val="00D50FE8"/>
    <w:rsid w:val="00D51272"/>
    <w:rsid w:val="00D514AB"/>
    <w:rsid w:val="00D51700"/>
    <w:rsid w:val="00D51C12"/>
    <w:rsid w:val="00D52452"/>
    <w:rsid w:val="00D53658"/>
    <w:rsid w:val="00D536CE"/>
    <w:rsid w:val="00D5390D"/>
    <w:rsid w:val="00D53F1D"/>
    <w:rsid w:val="00D53F7C"/>
    <w:rsid w:val="00D54753"/>
    <w:rsid w:val="00D54C2C"/>
    <w:rsid w:val="00D550DC"/>
    <w:rsid w:val="00D5619E"/>
    <w:rsid w:val="00D5702B"/>
    <w:rsid w:val="00D5727B"/>
    <w:rsid w:val="00D574A5"/>
    <w:rsid w:val="00D5773D"/>
    <w:rsid w:val="00D579B3"/>
    <w:rsid w:val="00D57CE8"/>
    <w:rsid w:val="00D60B91"/>
    <w:rsid w:val="00D60DDD"/>
    <w:rsid w:val="00D615CB"/>
    <w:rsid w:val="00D61EE5"/>
    <w:rsid w:val="00D629FD"/>
    <w:rsid w:val="00D62DFD"/>
    <w:rsid w:val="00D63053"/>
    <w:rsid w:val="00D6392F"/>
    <w:rsid w:val="00D64994"/>
    <w:rsid w:val="00D64B20"/>
    <w:rsid w:val="00D65190"/>
    <w:rsid w:val="00D651F1"/>
    <w:rsid w:val="00D65671"/>
    <w:rsid w:val="00D65E2E"/>
    <w:rsid w:val="00D661E6"/>
    <w:rsid w:val="00D663B4"/>
    <w:rsid w:val="00D664F9"/>
    <w:rsid w:val="00D66F53"/>
    <w:rsid w:val="00D6707D"/>
    <w:rsid w:val="00D676CC"/>
    <w:rsid w:val="00D70F2D"/>
    <w:rsid w:val="00D710F6"/>
    <w:rsid w:val="00D712BA"/>
    <w:rsid w:val="00D7160B"/>
    <w:rsid w:val="00D7233A"/>
    <w:rsid w:val="00D724AD"/>
    <w:rsid w:val="00D7259E"/>
    <w:rsid w:val="00D726DB"/>
    <w:rsid w:val="00D7350B"/>
    <w:rsid w:val="00D73722"/>
    <w:rsid w:val="00D73B8C"/>
    <w:rsid w:val="00D742C3"/>
    <w:rsid w:val="00D754AE"/>
    <w:rsid w:val="00D75592"/>
    <w:rsid w:val="00D7567C"/>
    <w:rsid w:val="00D75ABD"/>
    <w:rsid w:val="00D75C55"/>
    <w:rsid w:val="00D764F4"/>
    <w:rsid w:val="00D76593"/>
    <w:rsid w:val="00D76DE8"/>
    <w:rsid w:val="00D772FD"/>
    <w:rsid w:val="00D77306"/>
    <w:rsid w:val="00D77479"/>
    <w:rsid w:val="00D77D9D"/>
    <w:rsid w:val="00D80409"/>
    <w:rsid w:val="00D80453"/>
    <w:rsid w:val="00D80500"/>
    <w:rsid w:val="00D80702"/>
    <w:rsid w:val="00D8104B"/>
    <w:rsid w:val="00D817E1"/>
    <w:rsid w:val="00D81968"/>
    <w:rsid w:val="00D81AB3"/>
    <w:rsid w:val="00D821D9"/>
    <w:rsid w:val="00D825DA"/>
    <w:rsid w:val="00D8403C"/>
    <w:rsid w:val="00D844F0"/>
    <w:rsid w:val="00D84645"/>
    <w:rsid w:val="00D8487E"/>
    <w:rsid w:val="00D84D04"/>
    <w:rsid w:val="00D84F63"/>
    <w:rsid w:val="00D85DA4"/>
    <w:rsid w:val="00D86FDC"/>
    <w:rsid w:val="00D87C94"/>
    <w:rsid w:val="00D9013A"/>
    <w:rsid w:val="00D90210"/>
    <w:rsid w:val="00D90304"/>
    <w:rsid w:val="00D904F5"/>
    <w:rsid w:val="00D92443"/>
    <w:rsid w:val="00D929A1"/>
    <w:rsid w:val="00D92AF1"/>
    <w:rsid w:val="00D9338F"/>
    <w:rsid w:val="00D94460"/>
    <w:rsid w:val="00D947C0"/>
    <w:rsid w:val="00D94916"/>
    <w:rsid w:val="00D9535E"/>
    <w:rsid w:val="00D9560E"/>
    <w:rsid w:val="00D962F8"/>
    <w:rsid w:val="00D963BF"/>
    <w:rsid w:val="00D96A3C"/>
    <w:rsid w:val="00D9752D"/>
    <w:rsid w:val="00D9753E"/>
    <w:rsid w:val="00DA051F"/>
    <w:rsid w:val="00DA0755"/>
    <w:rsid w:val="00DA10B0"/>
    <w:rsid w:val="00DA15CE"/>
    <w:rsid w:val="00DA1B1C"/>
    <w:rsid w:val="00DA1BB1"/>
    <w:rsid w:val="00DA1E99"/>
    <w:rsid w:val="00DA253F"/>
    <w:rsid w:val="00DA2A0A"/>
    <w:rsid w:val="00DA2F8F"/>
    <w:rsid w:val="00DA2FA0"/>
    <w:rsid w:val="00DA317B"/>
    <w:rsid w:val="00DA3711"/>
    <w:rsid w:val="00DA3A5C"/>
    <w:rsid w:val="00DA497F"/>
    <w:rsid w:val="00DA501C"/>
    <w:rsid w:val="00DA56EB"/>
    <w:rsid w:val="00DA5AA6"/>
    <w:rsid w:val="00DA5CA6"/>
    <w:rsid w:val="00DA603C"/>
    <w:rsid w:val="00DA6641"/>
    <w:rsid w:val="00DA674C"/>
    <w:rsid w:val="00DA6981"/>
    <w:rsid w:val="00DA6B76"/>
    <w:rsid w:val="00DA7000"/>
    <w:rsid w:val="00DA7170"/>
    <w:rsid w:val="00DA7EF4"/>
    <w:rsid w:val="00DB0087"/>
    <w:rsid w:val="00DB03EC"/>
    <w:rsid w:val="00DB064D"/>
    <w:rsid w:val="00DB12A7"/>
    <w:rsid w:val="00DB21EA"/>
    <w:rsid w:val="00DB29A2"/>
    <w:rsid w:val="00DB2A4B"/>
    <w:rsid w:val="00DB2AF5"/>
    <w:rsid w:val="00DB2FB1"/>
    <w:rsid w:val="00DB3208"/>
    <w:rsid w:val="00DB3247"/>
    <w:rsid w:val="00DB36B6"/>
    <w:rsid w:val="00DB3D15"/>
    <w:rsid w:val="00DB3DC4"/>
    <w:rsid w:val="00DB4070"/>
    <w:rsid w:val="00DB4313"/>
    <w:rsid w:val="00DB46F7"/>
    <w:rsid w:val="00DB4B5E"/>
    <w:rsid w:val="00DB5269"/>
    <w:rsid w:val="00DB5A0A"/>
    <w:rsid w:val="00DB63F5"/>
    <w:rsid w:val="00DB6FA4"/>
    <w:rsid w:val="00DC0053"/>
    <w:rsid w:val="00DC0E0B"/>
    <w:rsid w:val="00DC1709"/>
    <w:rsid w:val="00DC1BA5"/>
    <w:rsid w:val="00DC24D1"/>
    <w:rsid w:val="00DC25FF"/>
    <w:rsid w:val="00DC2734"/>
    <w:rsid w:val="00DC2DF7"/>
    <w:rsid w:val="00DC37BD"/>
    <w:rsid w:val="00DC3AC7"/>
    <w:rsid w:val="00DC3C59"/>
    <w:rsid w:val="00DC3CFC"/>
    <w:rsid w:val="00DC475C"/>
    <w:rsid w:val="00DC4DD2"/>
    <w:rsid w:val="00DC4DEA"/>
    <w:rsid w:val="00DC538A"/>
    <w:rsid w:val="00DC5B5A"/>
    <w:rsid w:val="00DC6393"/>
    <w:rsid w:val="00DC6758"/>
    <w:rsid w:val="00DC6826"/>
    <w:rsid w:val="00DC6916"/>
    <w:rsid w:val="00DC70E3"/>
    <w:rsid w:val="00DC71F3"/>
    <w:rsid w:val="00DC7280"/>
    <w:rsid w:val="00DC7BF1"/>
    <w:rsid w:val="00DD00FE"/>
    <w:rsid w:val="00DD04ED"/>
    <w:rsid w:val="00DD084F"/>
    <w:rsid w:val="00DD17F0"/>
    <w:rsid w:val="00DD258E"/>
    <w:rsid w:val="00DD2705"/>
    <w:rsid w:val="00DD288D"/>
    <w:rsid w:val="00DD2EAE"/>
    <w:rsid w:val="00DD33FB"/>
    <w:rsid w:val="00DD3926"/>
    <w:rsid w:val="00DD446E"/>
    <w:rsid w:val="00DD58F2"/>
    <w:rsid w:val="00DD6009"/>
    <w:rsid w:val="00DD61A6"/>
    <w:rsid w:val="00DD6D8B"/>
    <w:rsid w:val="00DD7C7E"/>
    <w:rsid w:val="00DD7FB0"/>
    <w:rsid w:val="00DE00D5"/>
    <w:rsid w:val="00DE0435"/>
    <w:rsid w:val="00DE0AFE"/>
    <w:rsid w:val="00DE1A6B"/>
    <w:rsid w:val="00DE2629"/>
    <w:rsid w:val="00DE3A48"/>
    <w:rsid w:val="00DE4147"/>
    <w:rsid w:val="00DE4D08"/>
    <w:rsid w:val="00DE579C"/>
    <w:rsid w:val="00DE63A1"/>
    <w:rsid w:val="00DE6548"/>
    <w:rsid w:val="00DE6B18"/>
    <w:rsid w:val="00DE7092"/>
    <w:rsid w:val="00DE7147"/>
    <w:rsid w:val="00DE755E"/>
    <w:rsid w:val="00DE77B4"/>
    <w:rsid w:val="00DF0221"/>
    <w:rsid w:val="00DF075E"/>
    <w:rsid w:val="00DF07D3"/>
    <w:rsid w:val="00DF0EB9"/>
    <w:rsid w:val="00DF1615"/>
    <w:rsid w:val="00DF17F4"/>
    <w:rsid w:val="00DF2FAE"/>
    <w:rsid w:val="00DF3021"/>
    <w:rsid w:val="00DF314A"/>
    <w:rsid w:val="00DF35B3"/>
    <w:rsid w:val="00DF3625"/>
    <w:rsid w:val="00DF373C"/>
    <w:rsid w:val="00DF3975"/>
    <w:rsid w:val="00DF3A74"/>
    <w:rsid w:val="00DF3BCD"/>
    <w:rsid w:val="00DF3DE1"/>
    <w:rsid w:val="00DF4A1C"/>
    <w:rsid w:val="00DF5748"/>
    <w:rsid w:val="00DF6300"/>
    <w:rsid w:val="00DF6CB0"/>
    <w:rsid w:val="00DF7794"/>
    <w:rsid w:val="00DF7A36"/>
    <w:rsid w:val="00E002D3"/>
    <w:rsid w:val="00E009EC"/>
    <w:rsid w:val="00E00F78"/>
    <w:rsid w:val="00E011AF"/>
    <w:rsid w:val="00E018F1"/>
    <w:rsid w:val="00E01D85"/>
    <w:rsid w:val="00E01DBD"/>
    <w:rsid w:val="00E01FA7"/>
    <w:rsid w:val="00E022B5"/>
    <w:rsid w:val="00E02ED8"/>
    <w:rsid w:val="00E030E9"/>
    <w:rsid w:val="00E0331E"/>
    <w:rsid w:val="00E0384F"/>
    <w:rsid w:val="00E042B1"/>
    <w:rsid w:val="00E0589A"/>
    <w:rsid w:val="00E05908"/>
    <w:rsid w:val="00E059E8"/>
    <w:rsid w:val="00E06102"/>
    <w:rsid w:val="00E061E4"/>
    <w:rsid w:val="00E06BFC"/>
    <w:rsid w:val="00E072F5"/>
    <w:rsid w:val="00E0783E"/>
    <w:rsid w:val="00E10299"/>
    <w:rsid w:val="00E10E6B"/>
    <w:rsid w:val="00E11C60"/>
    <w:rsid w:val="00E13367"/>
    <w:rsid w:val="00E133D7"/>
    <w:rsid w:val="00E1382B"/>
    <w:rsid w:val="00E143F8"/>
    <w:rsid w:val="00E14621"/>
    <w:rsid w:val="00E147A4"/>
    <w:rsid w:val="00E14FF4"/>
    <w:rsid w:val="00E15471"/>
    <w:rsid w:val="00E15A6A"/>
    <w:rsid w:val="00E16EE0"/>
    <w:rsid w:val="00E17150"/>
    <w:rsid w:val="00E1793C"/>
    <w:rsid w:val="00E17A52"/>
    <w:rsid w:val="00E20201"/>
    <w:rsid w:val="00E20A33"/>
    <w:rsid w:val="00E20FC1"/>
    <w:rsid w:val="00E20FE0"/>
    <w:rsid w:val="00E22027"/>
    <w:rsid w:val="00E22194"/>
    <w:rsid w:val="00E22319"/>
    <w:rsid w:val="00E22D7D"/>
    <w:rsid w:val="00E239A8"/>
    <w:rsid w:val="00E23E6C"/>
    <w:rsid w:val="00E23EF9"/>
    <w:rsid w:val="00E248A0"/>
    <w:rsid w:val="00E25C27"/>
    <w:rsid w:val="00E25FE8"/>
    <w:rsid w:val="00E26143"/>
    <w:rsid w:val="00E26369"/>
    <w:rsid w:val="00E26B40"/>
    <w:rsid w:val="00E2762A"/>
    <w:rsid w:val="00E30239"/>
    <w:rsid w:val="00E30907"/>
    <w:rsid w:val="00E30EBB"/>
    <w:rsid w:val="00E313E8"/>
    <w:rsid w:val="00E3183B"/>
    <w:rsid w:val="00E32D07"/>
    <w:rsid w:val="00E33248"/>
    <w:rsid w:val="00E33A47"/>
    <w:rsid w:val="00E33DF7"/>
    <w:rsid w:val="00E33E32"/>
    <w:rsid w:val="00E33F4A"/>
    <w:rsid w:val="00E345E7"/>
    <w:rsid w:val="00E34D6B"/>
    <w:rsid w:val="00E36DDB"/>
    <w:rsid w:val="00E37874"/>
    <w:rsid w:val="00E37A7B"/>
    <w:rsid w:val="00E37AA8"/>
    <w:rsid w:val="00E37DCF"/>
    <w:rsid w:val="00E40561"/>
    <w:rsid w:val="00E409BD"/>
    <w:rsid w:val="00E41441"/>
    <w:rsid w:val="00E418E3"/>
    <w:rsid w:val="00E419FD"/>
    <w:rsid w:val="00E41BEC"/>
    <w:rsid w:val="00E4307B"/>
    <w:rsid w:val="00E43148"/>
    <w:rsid w:val="00E4367C"/>
    <w:rsid w:val="00E43ECF"/>
    <w:rsid w:val="00E44642"/>
    <w:rsid w:val="00E44737"/>
    <w:rsid w:val="00E45C98"/>
    <w:rsid w:val="00E468AE"/>
    <w:rsid w:val="00E46C61"/>
    <w:rsid w:val="00E47607"/>
    <w:rsid w:val="00E47DDB"/>
    <w:rsid w:val="00E500F2"/>
    <w:rsid w:val="00E50EEA"/>
    <w:rsid w:val="00E50F77"/>
    <w:rsid w:val="00E5161B"/>
    <w:rsid w:val="00E52761"/>
    <w:rsid w:val="00E52954"/>
    <w:rsid w:val="00E52E54"/>
    <w:rsid w:val="00E53231"/>
    <w:rsid w:val="00E532F9"/>
    <w:rsid w:val="00E539D6"/>
    <w:rsid w:val="00E53C83"/>
    <w:rsid w:val="00E53CF9"/>
    <w:rsid w:val="00E54A3B"/>
    <w:rsid w:val="00E550BF"/>
    <w:rsid w:val="00E55113"/>
    <w:rsid w:val="00E55312"/>
    <w:rsid w:val="00E5533E"/>
    <w:rsid w:val="00E559B7"/>
    <w:rsid w:val="00E55C08"/>
    <w:rsid w:val="00E56EF6"/>
    <w:rsid w:val="00E57454"/>
    <w:rsid w:val="00E574FB"/>
    <w:rsid w:val="00E57E19"/>
    <w:rsid w:val="00E601AC"/>
    <w:rsid w:val="00E601FD"/>
    <w:rsid w:val="00E602F6"/>
    <w:rsid w:val="00E604E0"/>
    <w:rsid w:val="00E608C1"/>
    <w:rsid w:val="00E619C3"/>
    <w:rsid w:val="00E61E46"/>
    <w:rsid w:val="00E622C7"/>
    <w:rsid w:val="00E622F1"/>
    <w:rsid w:val="00E62385"/>
    <w:rsid w:val="00E6244C"/>
    <w:rsid w:val="00E625DA"/>
    <w:rsid w:val="00E62A01"/>
    <w:rsid w:val="00E63224"/>
    <w:rsid w:val="00E633BA"/>
    <w:rsid w:val="00E6382D"/>
    <w:rsid w:val="00E64318"/>
    <w:rsid w:val="00E64820"/>
    <w:rsid w:val="00E64CC0"/>
    <w:rsid w:val="00E65011"/>
    <w:rsid w:val="00E65375"/>
    <w:rsid w:val="00E65934"/>
    <w:rsid w:val="00E6650B"/>
    <w:rsid w:val="00E66B8E"/>
    <w:rsid w:val="00E673EA"/>
    <w:rsid w:val="00E6765B"/>
    <w:rsid w:val="00E67AD7"/>
    <w:rsid w:val="00E67C16"/>
    <w:rsid w:val="00E70EE8"/>
    <w:rsid w:val="00E71326"/>
    <w:rsid w:val="00E71B8E"/>
    <w:rsid w:val="00E71C7C"/>
    <w:rsid w:val="00E72166"/>
    <w:rsid w:val="00E738A3"/>
    <w:rsid w:val="00E74291"/>
    <w:rsid w:val="00E7439D"/>
    <w:rsid w:val="00E748CC"/>
    <w:rsid w:val="00E74CA9"/>
    <w:rsid w:val="00E74E03"/>
    <w:rsid w:val="00E75A81"/>
    <w:rsid w:val="00E76882"/>
    <w:rsid w:val="00E76EA6"/>
    <w:rsid w:val="00E76EBB"/>
    <w:rsid w:val="00E77AED"/>
    <w:rsid w:val="00E77E07"/>
    <w:rsid w:val="00E80461"/>
    <w:rsid w:val="00E80E9E"/>
    <w:rsid w:val="00E8144C"/>
    <w:rsid w:val="00E8155F"/>
    <w:rsid w:val="00E81808"/>
    <w:rsid w:val="00E830F0"/>
    <w:rsid w:val="00E834FF"/>
    <w:rsid w:val="00E83576"/>
    <w:rsid w:val="00E83AA9"/>
    <w:rsid w:val="00E83D37"/>
    <w:rsid w:val="00E85052"/>
    <w:rsid w:val="00E85BE2"/>
    <w:rsid w:val="00E85ECE"/>
    <w:rsid w:val="00E8606E"/>
    <w:rsid w:val="00E8692D"/>
    <w:rsid w:val="00E86DC4"/>
    <w:rsid w:val="00E870E2"/>
    <w:rsid w:val="00E8761E"/>
    <w:rsid w:val="00E87C40"/>
    <w:rsid w:val="00E87F6A"/>
    <w:rsid w:val="00E901F7"/>
    <w:rsid w:val="00E90E1B"/>
    <w:rsid w:val="00E91317"/>
    <w:rsid w:val="00E91D6F"/>
    <w:rsid w:val="00E92018"/>
    <w:rsid w:val="00E923A2"/>
    <w:rsid w:val="00E934EF"/>
    <w:rsid w:val="00E93BF3"/>
    <w:rsid w:val="00E94282"/>
    <w:rsid w:val="00E943A8"/>
    <w:rsid w:val="00E94865"/>
    <w:rsid w:val="00E949E5"/>
    <w:rsid w:val="00E95289"/>
    <w:rsid w:val="00E9563F"/>
    <w:rsid w:val="00E957A8"/>
    <w:rsid w:val="00E959F4"/>
    <w:rsid w:val="00E95C13"/>
    <w:rsid w:val="00E96476"/>
    <w:rsid w:val="00E96E51"/>
    <w:rsid w:val="00E96F1E"/>
    <w:rsid w:val="00E970D5"/>
    <w:rsid w:val="00E972A2"/>
    <w:rsid w:val="00E97686"/>
    <w:rsid w:val="00E977A0"/>
    <w:rsid w:val="00E97982"/>
    <w:rsid w:val="00E97F2E"/>
    <w:rsid w:val="00EA0DF0"/>
    <w:rsid w:val="00EA116E"/>
    <w:rsid w:val="00EA1257"/>
    <w:rsid w:val="00EA1AF4"/>
    <w:rsid w:val="00EA1F79"/>
    <w:rsid w:val="00EA2D81"/>
    <w:rsid w:val="00EA2F4C"/>
    <w:rsid w:val="00EA303E"/>
    <w:rsid w:val="00EA3B4F"/>
    <w:rsid w:val="00EA3BB6"/>
    <w:rsid w:val="00EA465F"/>
    <w:rsid w:val="00EA4AE4"/>
    <w:rsid w:val="00EA51AD"/>
    <w:rsid w:val="00EA6497"/>
    <w:rsid w:val="00EA68AA"/>
    <w:rsid w:val="00EA6BE3"/>
    <w:rsid w:val="00EA7305"/>
    <w:rsid w:val="00EA747D"/>
    <w:rsid w:val="00EA776E"/>
    <w:rsid w:val="00EA7AF5"/>
    <w:rsid w:val="00EB0745"/>
    <w:rsid w:val="00EB0995"/>
    <w:rsid w:val="00EB0DE1"/>
    <w:rsid w:val="00EB0E69"/>
    <w:rsid w:val="00EB1111"/>
    <w:rsid w:val="00EB1807"/>
    <w:rsid w:val="00EB1BDD"/>
    <w:rsid w:val="00EB2A1F"/>
    <w:rsid w:val="00EB31E3"/>
    <w:rsid w:val="00EB3330"/>
    <w:rsid w:val="00EB390B"/>
    <w:rsid w:val="00EB4197"/>
    <w:rsid w:val="00EB44C0"/>
    <w:rsid w:val="00EB4A0F"/>
    <w:rsid w:val="00EB4A1C"/>
    <w:rsid w:val="00EB4AE3"/>
    <w:rsid w:val="00EB4D0E"/>
    <w:rsid w:val="00EB54A8"/>
    <w:rsid w:val="00EB5A28"/>
    <w:rsid w:val="00EB5DBB"/>
    <w:rsid w:val="00EB5E9D"/>
    <w:rsid w:val="00EB65A9"/>
    <w:rsid w:val="00EB7161"/>
    <w:rsid w:val="00EB78B4"/>
    <w:rsid w:val="00EC04BB"/>
    <w:rsid w:val="00EC07A4"/>
    <w:rsid w:val="00EC14EC"/>
    <w:rsid w:val="00EC174C"/>
    <w:rsid w:val="00EC1A64"/>
    <w:rsid w:val="00EC1FBF"/>
    <w:rsid w:val="00EC22DC"/>
    <w:rsid w:val="00EC2470"/>
    <w:rsid w:val="00EC2494"/>
    <w:rsid w:val="00EC2922"/>
    <w:rsid w:val="00EC333C"/>
    <w:rsid w:val="00EC3C19"/>
    <w:rsid w:val="00EC3F6E"/>
    <w:rsid w:val="00EC44E7"/>
    <w:rsid w:val="00EC466E"/>
    <w:rsid w:val="00EC4A18"/>
    <w:rsid w:val="00EC4E5B"/>
    <w:rsid w:val="00EC4FFB"/>
    <w:rsid w:val="00EC5363"/>
    <w:rsid w:val="00EC5403"/>
    <w:rsid w:val="00EC5466"/>
    <w:rsid w:val="00EC5489"/>
    <w:rsid w:val="00EC57D8"/>
    <w:rsid w:val="00EC585F"/>
    <w:rsid w:val="00EC5DBC"/>
    <w:rsid w:val="00EC63D6"/>
    <w:rsid w:val="00EC682E"/>
    <w:rsid w:val="00EC6C08"/>
    <w:rsid w:val="00EC772D"/>
    <w:rsid w:val="00EC7C33"/>
    <w:rsid w:val="00EC7E98"/>
    <w:rsid w:val="00ED0E67"/>
    <w:rsid w:val="00ED0FAB"/>
    <w:rsid w:val="00ED13AA"/>
    <w:rsid w:val="00ED164C"/>
    <w:rsid w:val="00ED1F6F"/>
    <w:rsid w:val="00ED2097"/>
    <w:rsid w:val="00ED2692"/>
    <w:rsid w:val="00ED29C0"/>
    <w:rsid w:val="00ED326A"/>
    <w:rsid w:val="00ED3541"/>
    <w:rsid w:val="00ED3775"/>
    <w:rsid w:val="00ED3C16"/>
    <w:rsid w:val="00ED3DAF"/>
    <w:rsid w:val="00ED48B2"/>
    <w:rsid w:val="00ED4A81"/>
    <w:rsid w:val="00ED5307"/>
    <w:rsid w:val="00ED5929"/>
    <w:rsid w:val="00ED5A1D"/>
    <w:rsid w:val="00ED5BEB"/>
    <w:rsid w:val="00ED6220"/>
    <w:rsid w:val="00ED6DC9"/>
    <w:rsid w:val="00ED70C2"/>
    <w:rsid w:val="00ED7A8C"/>
    <w:rsid w:val="00ED7B18"/>
    <w:rsid w:val="00ED7D82"/>
    <w:rsid w:val="00EE012C"/>
    <w:rsid w:val="00EE075F"/>
    <w:rsid w:val="00EE0CC7"/>
    <w:rsid w:val="00EE1F46"/>
    <w:rsid w:val="00EE261E"/>
    <w:rsid w:val="00EE27F8"/>
    <w:rsid w:val="00EE3644"/>
    <w:rsid w:val="00EE3FB3"/>
    <w:rsid w:val="00EE4684"/>
    <w:rsid w:val="00EE4985"/>
    <w:rsid w:val="00EE4CDC"/>
    <w:rsid w:val="00EE53B5"/>
    <w:rsid w:val="00EE574D"/>
    <w:rsid w:val="00EE57C3"/>
    <w:rsid w:val="00EE57E8"/>
    <w:rsid w:val="00EE625F"/>
    <w:rsid w:val="00EE66E9"/>
    <w:rsid w:val="00EE7694"/>
    <w:rsid w:val="00EE7933"/>
    <w:rsid w:val="00EE799D"/>
    <w:rsid w:val="00EE7B00"/>
    <w:rsid w:val="00EE7C9C"/>
    <w:rsid w:val="00EE7E29"/>
    <w:rsid w:val="00EF0399"/>
    <w:rsid w:val="00EF06A4"/>
    <w:rsid w:val="00EF0934"/>
    <w:rsid w:val="00EF0C79"/>
    <w:rsid w:val="00EF0E40"/>
    <w:rsid w:val="00EF1946"/>
    <w:rsid w:val="00EF1C87"/>
    <w:rsid w:val="00EF1FFD"/>
    <w:rsid w:val="00EF220A"/>
    <w:rsid w:val="00EF22DC"/>
    <w:rsid w:val="00EF27ED"/>
    <w:rsid w:val="00EF2D50"/>
    <w:rsid w:val="00EF31E4"/>
    <w:rsid w:val="00EF48D5"/>
    <w:rsid w:val="00EF511B"/>
    <w:rsid w:val="00EF547B"/>
    <w:rsid w:val="00EF55DC"/>
    <w:rsid w:val="00EF566E"/>
    <w:rsid w:val="00EF5876"/>
    <w:rsid w:val="00EF591C"/>
    <w:rsid w:val="00EF5A89"/>
    <w:rsid w:val="00EF5C3C"/>
    <w:rsid w:val="00EF7724"/>
    <w:rsid w:val="00EF7F87"/>
    <w:rsid w:val="00F005AC"/>
    <w:rsid w:val="00F0078F"/>
    <w:rsid w:val="00F0098A"/>
    <w:rsid w:val="00F010E1"/>
    <w:rsid w:val="00F013E1"/>
    <w:rsid w:val="00F0152B"/>
    <w:rsid w:val="00F01595"/>
    <w:rsid w:val="00F019FD"/>
    <w:rsid w:val="00F01C3B"/>
    <w:rsid w:val="00F025EB"/>
    <w:rsid w:val="00F02900"/>
    <w:rsid w:val="00F0294A"/>
    <w:rsid w:val="00F02A7E"/>
    <w:rsid w:val="00F02DC7"/>
    <w:rsid w:val="00F036B0"/>
    <w:rsid w:val="00F0448D"/>
    <w:rsid w:val="00F04BE7"/>
    <w:rsid w:val="00F052B2"/>
    <w:rsid w:val="00F0563B"/>
    <w:rsid w:val="00F05659"/>
    <w:rsid w:val="00F05691"/>
    <w:rsid w:val="00F05C0D"/>
    <w:rsid w:val="00F05F29"/>
    <w:rsid w:val="00F0612B"/>
    <w:rsid w:val="00F064C3"/>
    <w:rsid w:val="00F06B7B"/>
    <w:rsid w:val="00F06C31"/>
    <w:rsid w:val="00F06F76"/>
    <w:rsid w:val="00F0775F"/>
    <w:rsid w:val="00F101B1"/>
    <w:rsid w:val="00F106B3"/>
    <w:rsid w:val="00F109F6"/>
    <w:rsid w:val="00F11FF0"/>
    <w:rsid w:val="00F126EE"/>
    <w:rsid w:val="00F12985"/>
    <w:rsid w:val="00F12AA5"/>
    <w:rsid w:val="00F13733"/>
    <w:rsid w:val="00F140B9"/>
    <w:rsid w:val="00F14FCE"/>
    <w:rsid w:val="00F15DBD"/>
    <w:rsid w:val="00F15E06"/>
    <w:rsid w:val="00F16250"/>
    <w:rsid w:val="00F16D7E"/>
    <w:rsid w:val="00F1734F"/>
    <w:rsid w:val="00F179B9"/>
    <w:rsid w:val="00F17BB1"/>
    <w:rsid w:val="00F17C91"/>
    <w:rsid w:val="00F17E88"/>
    <w:rsid w:val="00F204D0"/>
    <w:rsid w:val="00F20F82"/>
    <w:rsid w:val="00F21295"/>
    <w:rsid w:val="00F2155E"/>
    <w:rsid w:val="00F21752"/>
    <w:rsid w:val="00F218F4"/>
    <w:rsid w:val="00F218FA"/>
    <w:rsid w:val="00F2221F"/>
    <w:rsid w:val="00F22CB3"/>
    <w:rsid w:val="00F23394"/>
    <w:rsid w:val="00F2387D"/>
    <w:rsid w:val="00F23E36"/>
    <w:rsid w:val="00F242CA"/>
    <w:rsid w:val="00F24AEA"/>
    <w:rsid w:val="00F24B43"/>
    <w:rsid w:val="00F25785"/>
    <w:rsid w:val="00F25996"/>
    <w:rsid w:val="00F261AB"/>
    <w:rsid w:val="00F2643E"/>
    <w:rsid w:val="00F26B50"/>
    <w:rsid w:val="00F26C4E"/>
    <w:rsid w:val="00F26E35"/>
    <w:rsid w:val="00F26EDF"/>
    <w:rsid w:val="00F27E7C"/>
    <w:rsid w:val="00F27F6F"/>
    <w:rsid w:val="00F3061E"/>
    <w:rsid w:val="00F30677"/>
    <w:rsid w:val="00F306FD"/>
    <w:rsid w:val="00F30D12"/>
    <w:rsid w:val="00F3126D"/>
    <w:rsid w:val="00F315A2"/>
    <w:rsid w:val="00F3164D"/>
    <w:rsid w:val="00F3168A"/>
    <w:rsid w:val="00F318C7"/>
    <w:rsid w:val="00F31FE8"/>
    <w:rsid w:val="00F323F6"/>
    <w:rsid w:val="00F335AA"/>
    <w:rsid w:val="00F33711"/>
    <w:rsid w:val="00F33851"/>
    <w:rsid w:val="00F33C9C"/>
    <w:rsid w:val="00F33FE0"/>
    <w:rsid w:val="00F346E3"/>
    <w:rsid w:val="00F350EF"/>
    <w:rsid w:val="00F35232"/>
    <w:rsid w:val="00F3566C"/>
    <w:rsid w:val="00F358BE"/>
    <w:rsid w:val="00F3698C"/>
    <w:rsid w:val="00F4008B"/>
    <w:rsid w:val="00F404D3"/>
    <w:rsid w:val="00F40796"/>
    <w:rsid w:val="00F4114E"/>
    <w:rsid w:val="00F42642"/>
    <w:rsid w:val="00F42672"/>
    <w:rsid w:val="00F42A33"/>
    <w:rsid w:val="00F42AAA"/>
    <w:rsid w:val="00F42FBB"/>
    <w:rsid w:val="00F4335D"/>
    <w:rsid w:val="00F436C3"/>
    <w:rsid w:val="00F43F02"/>
    <w:rsid w:val="00F43F6A"/>
    <w:rsid w:val="00F44B24"/>
    <w:rsid w:val="00F44C2A"/>
    <w:rsid w:val="00F45167"/>
    <w:rsid w:val="00F453C0"/>
    <w:rsid w:val="00F45789"/>
    <w:rsid w:val="00F4585C"/>
    <w:rsid w:val="00F4626B"/>
    <w:rsid w:val="00F46CE2"/>
    <w:rsid w:val="00F46F69"/>
    <w:rsid w:val="00F4701C"/>
    <w:rsid w:val="00F47409"/>
    <w:rsid w:val="00F47E4E"/>
    <w:rsid w:val="00F47EAA"/>
    <w:rsid w:val="00F50186"/>
    <w:rsid w:val="00F50397"/>
    <w:rsid w:val="00F503FD"/>
    <w:rsid w:val="00F50863"/>
    <w:rsid w:val="00F50BFE"/>
    <w:rsid w:val="00F517BD"/>
    <w:rsid w:val="00F52C07"/>
    <w:rsid w:val="00F52E7A"/>
    <w:rsid w:val="00F530B1"/>
    <w:rsid w:val="00F53215"/>
    <w:rsid w:val="00F5383B"/>
    <w:rsid w:val="00F53F1F"/>
    <w:rsid w:val="00F543BD"/>
    <w:rsid w:val="00F544BD"/>
    <w:rsid w:val="00F545DC"/>
    <w:rsid w:val="00F54651"/>
    <w:rsid w:val="00F5473D"/>
    <w:rsid w:val="00F54D9A"/>
    <w:rsid w:val="00F54FA6"/>
    <w:rsid w:val="00F555B8"/>
    <w:rsid w:val="00F55EFD"/>
    <w:rsid w:val="00F560D1"/>
    <w:rsid w:val="00F56535"/>
    <w:rsid w:val="00F56617"/>
    <w:rsid w:val="00F56ADC"/>
    <w:rsid w:val="00F5739A"/>
    <w:rsid w:val="00F5754B"/>
    <w:rsid w:val="00F575FC"/>
    <w:rsid w:val="00F578D5"/>
    <w:rsid w:val="00F57AD5"/>
    <w:rsid w:val="00F57D7C"/>
    <w:rsid w:val="00F57E95"/>
    <w:rsid w:val="00F6012C"/>
    <w:rsid w:val="00F604E0"/>
    <w:rsid w:val="00F60991"/>
    <w:rsid w:val="00F617E1"/>
    <w:rsid w:val="00F6190F"/>
    <w:rsid w:val="00F622FE"/>
    <w:rsid w:val="00F624CB"/>
    <w:rsid w:val="00F62AF3"/>
    <w:rsid w:val="00F62D37"/>
    <w:rsid w:val="00F63132"/>
    <w:rsid w:val="00F63325"/>
    <w:rsid w:val="00F64F88"/>
    <w:rsid w:val="00F64FC8"/>
    <w:rsid w:val="00F65042"/>
    <w:rsid w:val="00F6538B"/>
    <w:rsid w:val="00F656C5"/>
    <w:rsid w:val="00F659CE"/>
    <w:rsid w:val="00F665B1"/>
    <w:rsid w:val="00F66D55"/>
    <w:rsid w:val="00F66E0F"/>
    <w:rsid w:val="00F67480"/>
    <w:rsid w:val="00F701A6"/>
    <w:rsid w:val="00F7069A"/>
    <w:rsid w:val="00F70BE6"/>
    <w:rsid w:val="00F70FD9"/>
    <w:rsid w:val="00F7124B"/>
    <w:rsid w:val="00F71625"/>
    <w:rsid w:val="00F71CD3"/>
    <w:rsid w:val="00F724E3"/>
    <w:rsid w:val="00F727A9"/>
    <w:rsid w:val="00F72F13"/>
    <w:rsid w:val="00F73053"/>
    <w:rsid w:val="00F73390"/>
    <w:rsid w:val="00F73A76"/>
    <w:rsid w:val="00F73BFF"/>
    <w:rsid w:val="00F744F5"/>
    <w:rsid w:val="00F74514"/>
    <w:rsid w:val="00F7474C"/>
    <w:rsid w:val="00F748BA"/>
    <w:rsid w:val="00F74B32"/>
    <w:rsid w:val="00F75233"/>
    <w:rsid w:val="00F75350"/>
    <w:rsid w:val="00F754A4"/>
    <w:rsid w:val="00F75A5A"/>
    <w:rsid w:val="00F761E8"/>
    <w:rsid w:val="00F761EE"/>
    <w:rsid w:val="00F7642A"/>
    <w:rsid w:val="00F766EB"/>
    <w:rsid w:val="00F76AEF"/>
    <w:rsid w:val="00F77136"/>
    <w:rsid w:val="00F771AB"/>
    <w:rsid w:val="00F775B1"/>
    <w:rsid w:val="00F779D3"/>
    <w:rsid w:val="00F77B8A"/>
    <w:rsid w:val="00F809A3"/>
    <w:rsid w:val="00F80CF7"/>
    <w:rsid w:val="00F812F8"/>
    <w:rsid w:val="00F8145E"/>
    <w:rsid w:val="00F81487"/>
    <w:rsid w:val="00F81625"/>
    <w:rsid w:val="00F817AA"/>
    <w:rsid w:val="00F81BA3"/>
    <w:rsid w:val="00F82272"/>
    <w:rsid w:val="00F82626"/>
    <w:rsid w:val="00F84401"/>
    <w:rsid w:val="00F84448"/>
    <w:rsid w:val="00F84BB3"/>
    <w:rsid w:val="00F852B3"/>
    <w:rsid w:val="00F85DE3"/>
    <w:rsid w:val="00F8763C"/>
    <w:rsid w:val="00F87E5F"/>
    <w:rsid w:val="00F90367"/>
    <w:rsid w:val="00F90AF4"/>
    <w:rsid w:val="00F90C77"/>
    <w:rsid w:val="00F91164"/>
    <w:rsid w:val="00F9193F"/>
    <w:rsid w:val="00F91B11"/>
    <w:rsid w:val="00F92212"/>
    <w:rsid w:val="00F92292"/>
    <w:rsid w:val="00F924B6"/>
    <w:rsid w:val="00F92869"/>
    <w:rsid w:val="00F93454"/>
    <w:rsid w:val="00F94AC7"/>
    <w:rsid w:val="00F94C58"/>
    <w:rsid w:val="00F94D53"/>
    <w:rsid w:val="00F9565C"/>
    <w:rsid w:val="00F957D0"/>
    <w:rsid w:val="00F95A66"/>
    <w:rsid w:val="00F95DFF"/>
    <w:rsid w:val="00F9601F"/>
    <w:rsid w:val="00F966EA"/>
    <w:rsid w:val="00F96793"/>
    <w:rsid w:val="00F968A1"/>
    <w:rsid w:val="00F97112"/>
    <w:rsid w:val="00F974AB"/>
    <w:rsid w:val="00F9756D"/>
    <w:rsid w:val="00F97671"/>
    <w:rsid w:val="00FA0CCF"/>
    <w:rsid w:val="00FA1254"/>
    <w:rsid w:val="00FA1391"/>
    <w:rsid w:val="00FA2137"/>
    <w:rsid w:val="00FA2520"/>
    <w:rsid w:val="00FA25AC"/>
    <w:rsid w:val="00FA2A0C"/>
    <w:rsid w:val="00FA2AC4"/>
    <w:rsid w:val="00FA2D56"/>
    <w:rsid w:val="00FA2F3D"/>
    <w:rsid w:val="00FA3181"/>
    <w:rsid w:val="00FA3216"/>
    <w:rsid w:val="00FA32E2"/>
    <w:rsid w:val="00FA3818"/>
    <w:rsid w:val="00FA3CAE"/>
    <w:rsid w:val="00FA4C73"/>
    <w:rsid w:val="00FA4C78"/>
    <w:rsid w:val="00FA4FF6"/>
    <w:rsid w:val="00FA50EB"/>
    <w:rsid w:val="00FA53A1"/>
    <w:rsid w:val="00FA5524"/>
    <w:rsid w:val="00FA6527"/>
    <w:rsid w:val="00FA717F"/>
    <w:rsid w:val="00FA7A96"/>
    <w:rsid w:val="00FA7EA9"/>
    <w:rsid w:val="00FA7F29"/>
    <w:rsid w:val="00FB07A7"/>
    <w:rsid w:val="00FB08CE"/>
    <w:rsid w:val="00FB0AA7"/>
    <w:rsid w:val="00FB0B32"/>
    <w:rsid w:val="00FB1122"/>
    <w:rsid w:val="00FB1774"/>
    <w:rsid w:val="00FB18B9"/>
    <w:rsid w:val="00FB18EE"/>
    <w:rsid w:val="00FB1CD6"/>
    <w:rsid w:val="00FB1CF8"/>
    <w:rsid w:val="00FB2EE4"/>
    <w:rsid w:val="00FB2F5C"/>
    <w:rsid w:val="00FB33E9"/>
    <w:rsid w:val="00FB36D3"/>
    <w:rsid w:val="00FB3A44"/>
    <w:rsid w:val="00FB4105"/>
    <w:rsid w:val="00FB42FF"/>
    <w:rsid w:val="00FB4328"/>
    <w:rsid w:val="00FB51EA"/>
    <w:rsid w:val="00FB5FE1"/>
    <w:rsid w:val="00FB61E9"/>
    <w:rsid w:val="00FB655E"/>
    <w:rsid w:val="00FB6DD3"/>
    <w:rsid w:val="00FB71B4"/>
    <w:rsid w:val="00FB73A6"/>
    <w:rsid w:val="00FB7599"/>
    <w:rsid w:val="00FB7939"/>
    <w:rsid w:val="00FB7960"/>
    <w:rsid w:val="00FB7A79"/>
    <w:rsid w:val="00FC06C5"/>
    <w:rsid w:val="00FC085B"/>
    <w:rsid w:val="00FC091E"/>
    <w:rsid w:val="00FC0C40"/>
    <w:rsid w:val="00FC1149"/>
    <w:rsid w:val="00FC11D0"/>
    <w:rsid w:val="00FC1E95"/>
    <w:rsid w:val="00FC2065"/>
    <w:rsid w:val="00FC274F"/>
    <w:rsid w:val="00FC3DF4"/>
    <w:rsid w:val="00FC3F49"/>
    <w:rsid w:val="00FC4052"/>
    <w:rsid w:val="00FC406C"/>
    <w:rsid w:val="00FC4507"/>
    <w:rsid w:val="00FC4B95"/>
    <w:rsid w:val="00FC4D89"/>
    <w:rsid w:val="00FC567B"/>
    <w:rsid w:val="00FC5770"/>
    <w:rsid w:val="00FC5B4F"/>
    <w:rsid w:val="00FC5C3F"/>
    <w:rsid w:val="00FC7319"/>
    <w:rsid w:val="00FC73C7"/>
    <w:rsid w:val="00FC7713"/>
    <w:rsid w:val="00FC78E3"/>
    <w:rsid w:val="00FD0C74"/>
    <w:rsid w:val="00FD0FF6"/>
    <w:rsid w:val="00FD10E6"/>
    <w:rsid w:val="00FD1318"/>
    <w:rsid w:val="00FD14A9"/>
    <w:rsid w:val="00FD1D21"/>
    <w:rsid w:val="00FD221D"/>
    <w:rsid w:val="00FD228E"/>
    <w:rsid w:val="00FD3106"/>
    <w:rsid w:val="00FD3D7A"/>
    <w:rsid w:val="00FD46AA"/>
    <w:rsid w:val="00FD4B24"/>
    <w:rsid w:val="00FD4C2A"/>
    <w:rsid w:val="00FD4C95"/>
    <w:rsid w:val="00FD55C6"/>
    <w:rsid w:val="00FD5C28"/>
    <w:rsid w:val="00FD5C76"/>
    <w:rsid w:val="00FD5C96"/>
    <w:rsid w:val="00FD6600"/>
    <w:rsid w:val="00FD6A74"/>
    <w:rsid w:val="00FD713D"/>
    <w:rsid w:val="00FD7E23"/>
    <w:rsid w:val="00FD7E4F"/>
    <w:rsid w:val="00FE0064"/>
    <w:rsid w:val="00FE026F"/>
    <w:rsid w:val="00FE0C1A"/>
    <w:rsid w:val="00FE0FB0"/>
    <w:rsid w:val="00FE18F6"/>
    <w:rsid w:val="00FE2A74"/>
    <w:rsid w:val="00FE2D82"/>
    <w:rsid w:val="00FE2EC5"/>
    <w:rsid w:val="00FE3400"/>
    <w:rsid w:val="00FE4393"/>
    <w:rsid w:val="00FE4BA6"/>
    <w:rsid w:val="00FE5008"/>
    <w:rsid w:val="00FE5942"/>
    <w:rsid w:val="00FE6221"/>
    <w:rsid w:val="00FE6280"/>
    <w:rsid w:val="00FE67F3"/>
    <w:rsid w:val="00FE696C"/>
    <w:rsid w:val="00FE6ADC"/>
    <w:rsid w:val="00FE7511"/>
    <w:rsid w:val="00FE7590"/>
    <w:rsid w:val="00FF0072"/>
    <w:rsid w:val="00FF06A2"/>
    <w:rsid w:val="00FF0E3E"/>
    <w:rsid w:val="00FF10AB"/>
    <w:rsid w:val="00FF1191"/>
    <w:rsid w:val="00FF12EE"/>
    <w:rsid w:val="00FF13CA"/>
    <w:rsid w:val="00FF18BE"/>
    <w:rsid w:val="00FF1AAA"/>
    <w:rsid w:val="00FF1F62"/>
    <w:rsid w:val="00FF3706"/>
    <w:rsid w:val="00FF40EE"/>
    <w:rsid w:val="00FF46DC"/>
    <w:rsid w:val="00FF47EF"/>
    <w:rsid w:val="00FF4C12"/>
    <w:rsid w:val="00FF4DD1"/>
    <w:rsid w:val="00FF5331"/>
    <w:rsid w:val="00FF541E"/>
    <w:rsid w:val="00FF570F"/>
    <w:rsid w:val="00FF64B6"/>
    <w:rsid w:val="00FF67DE"/>
    <w:rsid w:val="00FF6E81"/>
    <w:rsid w:val="00FF7732"/>
    <w:rsid w:val="00FF778A"/>
    <w:rsid w:val="00FF7F72"/>
    <w:rsid w:val="0127430F"/>
    <w:rsid w:val="01414B8D"/>
    <w:rsid w:val="015471B9"/>
    <w:rsid w:val="01B05470"/>
    <w:rsid w:val="01D87D08"/>
    <w:rsid w:val="022A0E0F"/>
    <w:rsid w:val="02FA6533"/>
    <w:rsid w:val="035C1DCC"/>
    <w:rsid w:val="039B6F18"/>
    <w:rsid w:val="03A01120"/>
    <w:rsid w:val="03B15EDF"/>
    <w:rsid w:val="03C114FD"/>
    <w:rsid w:val="03DC7A08"/>
    <w:rsid w:val="0402225B"/>
    <w:rsid w:val="04137328"/>
    <w:rsid w:val="041B3E0D"/>
    <w:rsid w:val="04491DE5"/>
    <w:rsid w:val="046F4039"/>
    <w:rsid w:val="049B7466"/>
    <w:rsid w:val="05637240"/>
    <w:rsid w:val="05670991"/>
    <w:rsid w:val="05DA76B3"/>
    <w:rsid w:val="06325EFA"/>
    <w:rsid w:val="0657092A"/>
    <w:rsid w:val="066B5048"/>
    <w:rsid w:val="066C29B6"/>
    <w:rsid w:val="078B49F1"/>
    <w:rsid w:val="0794560F"/>
    <w:rsid w:val="07C619E2"/>
    <w:rsid w:val="07E23784"/>
    <w:rsid w:val="086A6FD7"/>
    <w:rsid w:val="08AC450F"/>
    <w:rsid w:val="08CE734F"/>
    <w:rsid w:val="09377594"/>
    <w:rsid w:val="0AD059EB"/>
    <w:rsid w:val="0ADB4397"/>
    <w:rsid w:val="0B710D3B"/>
    <w:rsid w:val="0BCD6C57"/>
    <w:rsid w:val="0C4742F9"/>
    <w:rsid w:val="0C555110"/>
    <w:rsid w:val="0D2E20FB"/>
    <w:rsid w:val="0D805799"/>
    <w:rsid w:val="0DA44DCD"/>
    <w:rsid w:val="0DA74913"/>
    <w:rsid w:val="0DAB234E"/>
    <w:rsid w:val="0E076D73"/>
    <w:rsid w:val="0E66338F"/>
    <w:rsid w:val="0F604583"/>
    <w:rsid w:val="0FF81C42"/>
    <w:rsid w:val="10030DB5"/>
    <w:rsid w:val="101C27E1"/>
    <w:rsid w:val="10943C24"/>
    <w:rsid w:val="10A07684"/>
    <w:rsid w:val="10B43C6C"/>
    <w:rsid w:val="10D935FC"/>
    <w:rsid w:val="1121514F"/>
    <w:rsid w:val="113A009F"/>
    <w:rsid w:val="12334DB9"/>
    <w:rsid w:val="133E1EE5"/>
    <w:rsid w:val="13C80531"/>
    <w:rsid w:val="13FA5B55"/>
    <w:rsid w:val="155F05F2"/>
    <w:rsid w:val="159F6487"/>
    <w:rsid w:val="15E149FC"/>
    <w:rsid w:val="163E4543"/>
    <w:rsid w:val="1646749F"/>
    <w:rsid w:val="16AC21FC"/>
    <w:rsid w:val="16AD2C59"/>
    <w:rsid w:val="16D4074F"/>
    <w:rsid w:val="17167F99"/>
    <w:rsid w:val="175B5282"/>
    <w:rsid w:val="179A62B1"/>
    <w:rsid w:val="183107E9"/>
    <w:rsid w:val="186B551C"/>
    <w:rsid w:val="189A7071"/>
    <w:rsid w:val="198A17DD"/>
    <w:rsid w:val="19BB11AC"/>
    <w:rsid w:val="1A210306"/>
    <w:rsid w:val="1A2B4FB0"/>
    <w:rsid w:val="1A6163F4"/>
    <w:rsid w:val="1A717FA1"/>
    <w:rsid w:val="1AEB236D"/>
    <w:rsid w:val="1AEE0606"/>
    <w:rsid w:val="1B0B4EBB"/>
    <w:rsid w:val="1CB20EB2"/>
    <w:rsid w:val="1D1237D7"/>
    <w:rsid w:val="1DA35CE2"/>
    <w:rsid w:val="1DAE2671"/>
    <w:rsid w:val="1DC3664B"/>
    <w:rsid w:val="1E255953"/>
    <w:rsid w:val="1E490E2D"/>
    <w:rsid w:val="1E536E7B"/>
    <w:rsid w:val="1E69029D"/>
    <w:rsid w:val="1F176786"/>
    <w:rsid w:val="1F542E56"/>
    <w:rsid w:val="1F765CFA"/>
    <w:rsid w:val="1F862EAD"/>
    <w:rsid w:val="1F8808B8"/>
    <w:rsid w:val="20B0686B"/>
    <w:rsid w:val="213D1786"/>
    <w:rsid w:val="215F31FD"/>
    <w:rsid w:val="21632D09"/>
    <w:rsid w:val="21A62027"/>
    <w:rsid w:val="22516989"/>
    <w:rsid w:val="22975ED2"/>
    <w:rsid w:val="22B45B80"/>
    <w:rsid w:val="22E2081F"/>
    <w:rsid w:val="230D042A"/>
    <w:rsid w:val="232D0C52"/>
    <w:rsid w:val="232F4EF8"/>
    <w:rsid w:val="23510298"/>
    <w:rsid w:val="2359791A"/>
    <w:rsid w:val="23C103A5"/>
    <w:rsid w:val="23C4396E"/>
    <w:rsid w:val="23C6792A"/>
    <w:rsid w:val="24C34DF9"/>
    <w:rsid w:val="24DA364E"/>
    <w:rsid w:val="24EB12C7"/>
    <w:rsid w:val="25164DFA"/>
    <w:rsid w:val="25DA2278"/>
    <w:rsid w:val="26BE7041"/>
    <w:rsid w:val="26DB72D8"/>
    <w:rsid w:val="26E50DC4"/>
    <w:rsid w:val="2715054C"/>
    <w:rsid w:val="27E8334B"/>
    <w:rsid w:val="287B5C7B"/>
    <w:rsid w:val="294C74E8"/>
    <w:rsid w:val="29742AEB"/>
    <w:rsid w:val="297E4294"/>
    <w:rsid w:val="2A103B09"/>
    <w:rsid w:val="2A1A4A1E"/>
    <w:rsid w:val="2AE90759"/>
    <w:rsid w:val="2AFA015D"/>
    <w:rsid w:val="2B13353D"/>
    <w:rsid w:val="2B4859B3"/>
    <w:rsid w:val="2BEF7E65"/>
    <w:rsid w:val="2C6B40A8"/>
    <w:rsid w:val="2C830214"/>
    <w:rsid w:val="2C976FA2"/>
    <w:rsid w:val="2D1C3A6E"/>
    <w:rsid w:val="2D1D23C5"/>
    <w:rsid w:val="2D725166"/>
    <w:rsid w:val="2DBF4157"/>
    <w:rsid w:val="2DFD2B8C"/>
    <w:rsid w:val="2E4A03C1"/>
    <w:rsid w:val="2F1348C9"/>
    <w:rsid w:val="2F5D5AEB"/>
    <w:rsid w:val="2FBA1FC1"/>
    <w:rsid w:val="300B0303"/>
    <w:rsid w:val="30285C8B"/>
    <w:rsid w:val="30336230"/>
    <w:rsid w:val="30362413"/>
    <w:rsid w:val="316B68FF"/>
    <w:rsid w:val="31D52F04"/>
    <w:rsid w:val="320E2CDB"/>
    <w:rsid w:val="323F2EC1"/>
    <w:rsid w:val="324F2EFA"/>
    <w:rsid w:val="33D37AE0"/>
    <w:rsid w:val="33F70875"/>
    <w:rsid w:val="34055379"/>
    <w:rsid w:val="34106D9B"/>
    <w:rsid w:val="347833EE"/>
    <w:rsid w:val="350D49A6"/>
    <w:rsid w:val="356D0738"/>
    <w:rsid w:val="3586063F"/>
    <w:rsid w:val="35C14670"/>
    <w:rsid w:val="35FE1137"/>
    <w:rsid w:val="36090B97"/>
    <w:rsid w:val="366954EB"/>
    <w:rsid w:val="37221DB3"/>
    <w:rsid w:val="37377183"/>
    <w:rsid w:val="376B2B4F"/>
    <w:rsid w:val="37B6535B"/>
    <w:rsid w:val="37E653A1"/>
    <w:rsid w:val="37F74FC3"/>
    <w:rsid w:val="38150688"/>
    <w:rsid w:val="383D29DB"/>
    <w:rsid w:val="396D498D"/>
    <w:rsid w:val="39F12DF5"/>
    <w:rsid w:val="3A450AE9"/>
    <w:rsid w:val="3A500A54"/>
    <w:rsid w:val="3A6C1719"/>
    <w:rsid w:val="3B353ACA"/>
    <w:rsid w:val="3B417BFB"/>
    <w:rsid w:val="3BA43F40"/>
    <w:rsid w:val="3CEF12EF"/>
    <w:rsid w:val="3D073C3D"/>
    <w:rsid w:val="3D4166CF"/>
    <w:rsid w:val="3D495424"/>
    <w:rsid w:val="3E201BC9"/>
    <w:rsid w:val="3E26566F"/>
    <w:rsid w:val="3E9F38E3"/>
    <w:rsid w:val="3F55302F"/>
    <w:rsid w:val="3FA50EEA"/>
    <w:rsid w:val="3FCD033A"/>
    <w:rsid w:val="3FD2723D"/>
    <w:rsid w:val="40B13F1D"/>
    <w:rsid w:val="40C156C5"/>
    <w:rsid w:val="41516443"/>
    <w:rsid w:val="417827E7"/>
    <w:rsid w:val="41BD051D"/>
    <w:rsid w:val="41FF1709"/>
    <w:rsid w:val="42144BF0"/>
    <w:rsid w:val="425B7393"/>
    <w:rsid w:val="42663C5E"/>
    <w:rsid w:val="42A05826"/>
    <w:rsid w:val="42AA08C6"/>
    <w:rsid w:val="431331FD"/>
    <w:rsid w:val="436638AD"/>
    <w:rsid w:val="437B04C2"/>
    <w:rsid w:val="44696166"/>
    <w:rsid w:val="45081244"/>
    <w:rsid w:val="4521112E"/>
    <w:rsid w:val="452C3BD6"/>
    <w:rsid w:val="458A1BD4"/>
    <w:rsid w:val="459F12F9"/>
    <w:rsid w:val="45B2392B"/>
    <w:rsid w:val="45E04387"/>
    <w:rsid w:val="464C0D9C"/>
    <w:rsid w:val="46A368FB"/>
    <w:rsid w:val="46AC59EC"/>
    <w:rsid w:val="46AF6153"/>
    <w:rsid w:val="46D01C75"/>
    <w:rsid w:val="471C15A0"/>
    <w:rsid w:val="472732D7"/>
    <w:rsid w:val="473D4D5C"/>
    <w:rsid w:val="47F276D7"/>
    <w:rsid w:val="481D7016"/>
    <w:rsid w:val="48623F70"/>
    <w:rsid w:val="48AB142C"/>
    <w:rsid w:val="48F51C96"/>
    <w:rsid w:val="490061FD"/>
    <w:rsid w:val="49224B77"/>
    <w:rsid w:val="496B0D1E"/>
    <w:rsid w:val="498302D7"/>
    <w:rsid w:val="498357A7"/>
    <w:rsid w:val="49863103"/>
    <w:rsid w:val="4A61583F"/>
    <w:rsid w:val="4A7F4D22"/>
    <w:rsid w:val="4ACB6E3F"/>
    <w:rsid w:val="4B280ED7"/>
    <w:rsid w:val="4BDC08CD"/>
    <w:rsid w:val="4BF93533"/>
    <w:rsid w:val="4C0E16BE"/>
    <w:rsid w:val="4C600048"/>
    <w:rsid w:val="4CB141D1"/>
    <w:rsid w:val="4CB43771"/>
    <w:rsid w:val="4D0F7F9C"/>
    <w:rsid w:val="4D2A3CEC"/>
    <w:rsid w:val="4DEE2333"/>
    <w:rsid w:val="4E017723"/>
    <w:rsid w:val="4E7E2196"/>
    <w:rsid w:val="4E9A204A"/>
    <w:rsid w:val="4EB538A1"/>
    <w:rsid w:val="4F742DDA"/>
    <w:rsid w:val="4F8C0BEC"/>
    <w:rsid w:val="4FE713B8"/>
    <w:rsid w:val="511C0B21"/>
    <w:rsid w:val="51686774"/>
    <w:rsid w:val="51B46D2D"/>
    <w:rsid w:val="51DE1FAF"/>
    <w:rsid w:val="525B1C54"/>
    <w:rsid w:val="5351491D"/>
    <w:rsid w:val="53555A86"/>
    <w:rsid w:val="538A3411"/>
    <w:rsid w:val="53B735CD"/>
    <w:rsid w:val="53BE6AFE"/>
    <w:rsid w:val="53C4058D"/>
    <w:rsid w:val="53ED6458"/>
    <w:rsid w:val="54310677"/>
    <w:rsid w:val="545B0367"/>
    <w:rsid w:val="54B94AAC"/>
    <w:rsid w:val="54CE19C0"/>
    <w:rsid w:val="550215A3"/>
    <w:rsid w:val="55121399"/>
    <w:rsid w:val="5575309C"/>
    <w:rsid w:val="569C5DF4"/>
    <w:rsid w:val="5700495E"/>
    <w:rsid w:val="572160F2"/>
    <w:rsid w:val="57241BD1"/>
    <w:rsid w:val="573279DA"/>
    <w:rsid w:val="57E71384"/>
    <w:rsid w:val="58085F93"/>
    <w:rsid w:val="584126EE"/>
    <w:rsid w:val="587547BA"/>
    <w:rsid w:val="58C27C5F"/>
    <w:rsid w:val="58CC12F3"/>
    <w:rsid w:val="58D21562"/>
    <w:rsid w:val="595D18F2"/>
    <w:rsid w:val="598A1126"/>
    <w:rsid w:val="59D7349E"/>
    <w:rsid w:val="59E7305D"/>
    <w:rsid w:val="5A12491D"/>
    <w:rsid w:val="5AAB69B5"/>
    <w:rsid w:val="5AFC5C37"/>
    <w:rsid w:val="5B27784D"/>
    <w:rsid w:val="5B44604B"/>
    <w:rsid w:val="5B681D1E"/>
    <w:rsid w:val="5B69640B"/>
    <w:rsid w:val="5B946E93"/>
    <w:rsid w:val="5BE45AAE"/>
    <w:rsid w:val="5CEE2997"/>
    <w:rsid w:val="5CF71545"/>
    <w:rsid w:val="5CFF417F"/>
    <w:rsid w:val="5D3002BC"/>
    <w:rsid w:val="5D5C6886"/>
    <w:rsid w:val="5D9D3480"/>
    <w:rsid w:val="5E5B1AF1"/>
    <w:rsid w:val="5E93354E"/>
    <w:rsid w:val="5E9F4CFE"/>
    <w:rsid w:val="5F7205AF"/>
    <w:rsid w:val="5F947DCF"/>
    <w:rsid w:val="5FB53ECD"/>
    <w:rsid w:val="600517A8"/>
    <w:rsid w:val="609C1225"/>
    <w:rsid w:val="60E20D43"/>
    <w:rsid w:val="60E71BB1"/>
    <w:rsid w:val="614C1743"/>
    <w:rsid w:val="616F3EAB"/>
    <w:rsid w:val="619B3F30"/>
    <w:rsid w:val="61AA3BA7"/>
    <w:rsid w:val="61DF08D6"/>
    <w:rsid w:val="623668BB"/>
    <w:rsid w:val="625131FD"/>
    <w:rsid w:val="629D5649"/>
    <w:rsid w:val="62C5415D"/>
    <w:rsid w:val="62F811C0"/>
    <w:rsid w:val="632241AC"/>
    <w:rsid w:val="632D3F7B"/>
    <w:rsid w:val="63A2399D"/>
    <w:rsid w:val="63F20F04"/>
    <w:rsid w:val="645603E3"/>
    <w:rsid w:val="649D7C67"/>
    <w:rsid w:val="652B519A"/>
    <w:rsid w:val="657F6293"/>
    <w:rsid w:val="65827612"/>
    <w:rsid w:val="65BD503C"/>
    <w:rsid w:val="65E25FC0"/>
    <w:rsid w:val="65ED30BC"/>
    <w:rsid w:val="65F87913"/>
    <w:rsid w:val="66372FB4"/>
    <w:rsid w:val="66810474"/>
    <w:rsid w:val="66A11489"/>
    <w:rsid w:val="66BD70F4"/>
    <w:rsid w:val="66BE0B91"/>
    <w:rsid w:val="66CB3FF9"/>
    <w:rsid w:val="66D63772"/>
    <w:rsid w:val="67B77A50"/>
    <w:rsid w:val="67F7226D"/>
    <w:rsid w:val="68010301"/>
    <w:rsid w:val="683534B3"/>
    <w:rsid w:val="68562896"/>
    <w:rsid w:val="688D68EB"/>
    <w:rsid w:val="68B60D62"/>
    <w:rsid w:val="691E1D27"/>
    <w:rsid w:val="698952E5"/>
    <w:rsid w:val="6A371104"/>
    <w:rsid w:val="6ADB4597"/>
    <w:rsid w:val="6AF348F5"/>
    <w:rsid w:val="6B6423B8"/>
    <w:rsid w:val="6BE86CC5"/>
    <w:rsid w:val="6C0B2526"/>
    <w:rsid w:val="6C4C57CF"/>
    <w:rsid w:val="6C7A45AC"/>
    <w:rsid w:val="6C8C0D5D"/>
    <w:rsid w:val="6CC221EE"/>
    <w:rsid w:val="6CCE1F11"/>
    <w:rsid w:val="6CD9293B"/>
    <w:rsid w:val="6CFF34D2"/>
    <w:rsid w:val="6D425127"/>
    <w:rsid w:val="6D453CE5"/>
    <w:rsid w:val="6DB97D2B"/>
    <w:rsid w:val="6E3E6FBD"/>
    <w:rsid w:val="6EC0636E"/>
    <w:rsid w:val="6F6D62F2"/>
    <w:rsid w:val="7005093C"/>
    <w:rsid w:val="70151C34"/>
    <w:rsid w:val="702D239E"/>
    <w:rsid w:val="71650DDE"/>
    <w:rsid w:val="71A13915"/>
    <w:rsid w:val="71AA52B2"/>
    <w:rsid w:val="72225C3D"/>
    <w:rsid w:val="73702752"/>
    <w:rsid w:val="739E2223"/>
    <w:rsid w:val="739F0BD7"/>
    <w:rsid w:val="74D66FBE"/>
    <w:rsid w:val="74ED7B90"/>
    <w:rsid w:val="757B38A7"/>
    <w:rsid w:val="75FB0AF6"/>
    <w:rsid w:val="761F4EAF"/>
    <w:rsid w:val="76BF583B"/>
    <w:rsid w:val="76D1410C"/>
    <w:rsid w:val="76E36966"/>
    <w:rsid w:val="76FB5E40"/>
    <w:rsid w:val="77102111"/>
    <w:rsid w:val="77185C62"/>
    <w:rsid w:val="777E383C"/>
    <w:rsid w:val="77C73254"/>
    <w:rsid w:val="77E4549A"/>
    <w:rsid w:val="78394CA5"/>
    <w:rsid w:val="78451EC7"/>
    <w:rsid w:val="785D741D"/>
    <w:rsid w:val="79423EBC"/>
    <w:rsid w:val="794514BC"/>
    <w:rsid w:val="79650563"/>
    <w:rsid w:val="79CB7268"/>
    <w:rsid w:val="7A485A3E"/>
    <w:rsid w:val="7B021E73"/>
    <w:rsid w:val="7B7F2950"/>
    <w:rsid w:val="7BAA76B7"/>
    <w:rsid w:val="7BDB7BB4"/>
    <w:rsid w:val="7D040281"/>
    <w:rsid w:val="7D4509B5"/>
    <w:rsid w:val="7E2D5617"/>
    <w:rsid w:val="7E5B4828"/>
    <w:rsid w:val="7EFE17DF"/>
    <w:rsid w:val="7F2B51D0"/>
    <w:rsid w:val="7F891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colormru v:ext="edit" colors="#0c0"/>
    </o:shapedefaults>
    <o:shapelayout v:ext="edit">
      <o:idmap v:ext="edit" data="2"/>
    </o:shapelayout>
  </w:shapeDefaults>
  <w:decimalSymbol w:val="."/>
  <w:listSeparator w:val=";"/>
  <w14:docId w14:val="1B441D70"/>
  <w15:docId w15:val="{F8FB4E64-27BA-44B6-A41E-CADCF6509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qFormat="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locked="1" w:semiHidden="1" w:unhideWhenUsed="1"/>
    <w:lsdException w:name="footnote text" w:uiPriority="0" w:qFormat="1"/>
    <w:lsdException w:name="annotation text" w:semiHidden="1" w:qFormat="1"/>
    <w:lsdException w:name="header" w:qFormat="1"/>
    <w:lsdException w:name="footer" w:uiPriority="0" w:qFormat="1"/>
    <w:lsdException w:name="index heading" w:locked="1" w:semiHidden="1" w:unhideWhenUsed="1"/>
    <w:lsdException w:name="caption" w:uiPriority="0" w:qFormat="1"/>
    <w:lsdException w:name="table of figures" w:qFormat="1"/>
    <w:lsdException w:name="envelope address" w:locked="1" w:semiHidden="1" w:unhideWhenUsed="1"/>
    <w:lsdException w:name="envelope return" w:locked="1" w:semiHidden="1" w:unhideWhenUsed="1"/>
    <w:lsdException w:name="footnote reference" w:uiPriority="0" w:qFormat="1"/>
    <w:lsdException w:name="annotation reference" w:semiHidden="1" w:qFormat="1"/>
    <w:lsdException w:name="line number" w:locked="1" w:semiHidden="1" w:unhideWhenUsed="1"/>
    <w:lsdException w:name="page number" w:locked="1" w:uiPriority="0" w:qFormat="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uiPriority="0" w:qFormat="1"/>
    <w:lsdException w:name="List Bullet" w:locked="1" w:uiPriority="0" w:qFormat="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1" w:unhideWhenUsed="1" w:qFormat="1"/>
    <w:lsdException w:name="Body Text" w:locked="1" w:uiPriority="0" w:qFormat="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uiPriority="0" w:qFormat="1"/>
    <w:lsdException w:name="Body Text Indent 2" w:locked="1" w:semiHidden="1" w:unhideWhenUsed="1"/>
    <w:lsdException w:name="Body Text Indent 3" w:locked="1" w:semiHidden="1" w:unhideWhenUsed="1"/>
    <w:lsdException w:name="Block Text" w:locked="1" w:semiHidden="1" w:unhideWhenUsed="1"/>
    <w:lsdException w:name="Hyperlink" w:qFormat="1"/>
    <w:lsdException w:name="FollowedHyperlink" w:locked="1" w:uiPriority="0" w:qFormat="1"/>
    <w:lsdException w:name="Strong" w:uiPriority="22" w:qFormat="1"/>
    <w:lsdException w:name="Emphasis" w:uiPriority="20" w:qFormat="1"/>
    <w:lsdException w:name="Document Map" w:semiHidden="1" w:uiPriority="0" w:qFormat="1"/>
    <w:lsdException w:name="Plain Text" w:locked="1" w:unhideWhenUsed="1" w:qFormat="1"/>
    <w:lsdException w:name="E-mail Signature" w:locked="1" w:semiHidden="1" w:unhideWhenUsed="1"/>
    <w:lsdException w:name="HTML Top of Form" w:semiHidden="1" w:unhideWhenUsed="1"/>
    <w:lsdException w:name="HTML Bottom of Form" w:semiHidden="1" w:unhideWhenUsed="1"/>
    <w:lsdException w:name="Normal (Web)" w:locked="1" w:unhideWhenUsed="1" w:qFormat="1"/>
    <w:lsdException w:name="HTML Acronym" w:locked="1" w:semiHidden="1" w:unhideWhenUsed="1"/>
    <w:lsdException w:name="HTML Address" w:locked="1" w:semiHidden="1" w:unhideWhenUsed="1"/>
    <w:lsdException w:name="HTML Cite" w:locked="1" w:semiHidden="1" w:unhideWhenUsed="1"/>
    <w:lsdException w:name="HTML Code" w:locked="1" w:qFormat="1"/>
    <w:lsdException w:name="HTML Definition" w:locked="1" w:semiHidden="1" w:unhideWhenUsed="1"/>
    <w:lsdException w:name="HTML Keyboard" w:locked="1" w:semiHidden="1" w:unhideWhenUsed="1"/>
    <w:lsdException w:name="HTML Preformatted" w:locked="1" w:unhideWhenUsed="1" w:qFormat="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iPriority="0" w:qFormat="1"/>
    <w:lsdException w:name="Table Grid" w:uiPriority="59" w:qFormat="1"/>
    <w:lsdException w:name="Table Theme" w:locked="1"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0F2B"/>
    <w:pPr>
      <w:spacing w:after="120"/>
    </w:pPr>
    <w:rPr>
      <w:rFonts w:ascii="Arial" w:eastAsiaTheme="minorEastAsia" w:hAnsi="Arial" w:cs="Arial"/>
      <w:lang w:val="de-DE" w:eastAsia="en-US"/>
    </w:rPr>
  </w:style>
  <w:style w:type="paragraph" w:styleId="1">
    <w:name w:val="heading 1"/>
    <w:basedOn w:val="a"/>
    <w:next w:val="Text"/>
    <w:link w:val="10"/>
    <w:qFormat/>
    <w:pPr>
      <w:keepNext/>
      <w:numPr>
        <w:numId w:val="1"/>
      </w:numPr>
      <w:spacing w:before="240" w:after="240"/>
      <w:outlineLvl w:val="0"/>
    </w:pPr>
    <w:rPr>
      <w:b/>
      <w:bCs/>
      <w:kern w:val="28"/>
      <w:sz w:val="28"/>
      <w:szCs w:val="28"/>
    </w:rPr>
  </w:style>
  <w:style w:type="paragraph" w:styleId="2">
    <w:name w:val="heading 2"/>
    <w:basedOn w:val="a"/>
    <w:next w:val="Text"/>
    <w:link w:val="20"/>
    <w:qFormat/>
    <w:pPr>
      <w:keepNext/>
      <w:numPr>
        <w:ilvl w:val="1"/>
        <w:numId w:val="1"/>
      </w:numPr>
      <w:tabs>
        <w:tab w:val="left" w:pos="432"/>
      </w:tabs>
      <w:spacing w:before="240" w:after="240"/>
      <w:outlineLvl w:val="1"/>
    </w:pPr>
    <w:rPr>
      <w:b/>
      <w:bCs/>
      <w:sz w:val="24"/>
      <w:szCs w:val="24"/>
    </w:rPr>
  </w:style>
  <w:style w:type="paragraph" w:styleId="3">
    <w:name w:val="heading 3"/>
    <w:basedOn w:val="a"/>
    <w:next w:val="Text"/>
    <w:link w:val="30"/>
    <w:qFormat/>
    <w:pPr>
      <w:keepNext/>
      <w:numPr>
        <w:ilvl w:val="2"/>
        <w:numId w:val="1"/>
      </w:numPr>
      <w:tabs>
        <w:tab w:val="left" w:pos="432"/>
      </w:tabs>
      <w:spacing w:before="120"/>
      <w:outlineLvl w:val="2"/>
    </w:pPr>
    <w:rPr>
      <w:sz w:val="22"/>
      <w:szCs w:val="22"/>
      <w:lang w:eastAsia="zh-CN"/>
    </w:rPr>
  </w:style>
  <w:style w:type="paragraph" w:styleId="4">
    <w:name w:val="heading 4"/>
    <w:basedOn w:val="a"/>
    <w:next w:val="Text"/>
    <w:link w:val="40"/>
    <w:qFormat/>
    <w:pPr>
      <w:keepNext/>
      <w:numPr>
        <w:ilvl w:val="3"/>
        <w:numId w:val="1"/>
      </w:numPr>
      <w:spacing w:before="60" w:after="60"/>
      <w:outlineLvl w:val="3"/>
    </w:pPr>
    <w:rPr>
      <w:sz w:val="22"/>
      <w:szCs w:val="22"/>
    </w:rPr>
  </w:style>
  <w:style w:type="paragraph" w:styleId="5">
    <w:name w:val="heading 5"/>
    <w:basedOn w:val="a"/>
    <w:next w:val="Text"/>
    <w:link w:val="50"/>
    <w:qFormat/>
    <w:pPr>
      <w:numPr>
        <w:ilvl w:val="4"/>
        <w:numId w:val="1"/>
      </w:numPr>
      <w:spacing w:before="240" w:after="60"/>
      <w:outlineLvl w:val="4"/>
    </w:pPr>
    <w:rPr>
      <w:sz w:val="22"/>
      <w:szCs w:val="22"/>
    </w:rPr>
  </w:style>
  <w:style w:type="paragraph" w:styleId="6">
    <w:name w:val="heading 6"/>
    <w:basedOn w:val="a"/>
    <w:next w:val="Text"/>
    <w:link w:val="60"/>
    <w:qFormat/>
    <w:pPr>
      <w:numPr>
        <w:ilvl w:val="5"/>
        <w:numId w:val="1"/>
      </w:numPr>
      <w:spacing w:before="240" w:after="60"/>
      <w:outlineLvl w:val="5"/>
    </w:pPr>
    <w:rPr>
      <w:rFonts w:ascii="Times New Roman" w:hAnsi="Times New Roman" w:cs="Times New Roman"/>
      <w:i/>
      <w:iCs/>
      <w:sz w:val="22"/>
      <w:szCs w:val="22"/>
    </w:rPr>
  </w:style>
  <w:style w:type="paragraph" w:styleId="7">
    <w:name w:val="heading 7"/>
    <w:basedOn w:val="a"/>
    <w:next w:val="Text"/>
    <w:link w:val="70"/>
    <w:qFormat/>
    <w:pPr>
      <w:numPr>
        <w:ilvl w:val="6"/>
        <w:numId w:val="1"/>
      </w:numPr>
      <w:spacing w:before="240" w:after="60"/>
      <w:outlineLvl w:val="6"/>
    </w:pPr>
  </w:style>
  <w:style w:type="paragraph" w:styleId="8">
    <w:name w:val="heading 8"/>
    <w:basedOn w:val="a"/>
    <w:next w:val="Text"/>
    <w:link w:val="80"/>
    <w:qFormat/>
    <w:pPr>
      <w:numPr>
        <w:ilvl w:val="7"/>
        <w:numId w:val="1"/>
      </w:numPr>
      <w:spacing w:before="240" w:after="60"/>
      <w:outlineLvl w:val="7"/>
    </w:pPr>
    <w:rPr>
      <w:i/>
      <w:iCs/>
    </w:rPr>
  </w:style>
  <w:style w:type="paragraph" w:styleId="9">
    <w:name w:val="heading 9"/>
    <w:basedOn w:val="a"/>
    <w:next w:val="Text"/>
    <w:link w:val="90"/>
    <w:qFormat/>
    <w:pPr>
      <w:numPr>
        <w:ilvl w:val="8"/>
        <w:numId w:val="1"/>
      </w:numPr>
      <w:spacing w:before="240" w:after="60"/>
      <w:outlineLvl w:val="8"/>
    </w:pPr>
    <w:rPr>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ext">
    <w:name w:val="Text"/>
    <w:basedOn w:val="a"/>
    <w:qFormat/>
    <w:pPr>
      <w:jc w:val="both"/>
    </w:pPr>
    <w:rPr>
      <w:lang w:val="en-US"/>
    </w:rPr>
  </w:style>
  <w:style w:type="paragraph" w:styleId="TOC7">
    <w:name w:val="toc 7"/>
    <w:basedOn w:val="a"/>
    <w:next w:val="a"/>
    <w:uiPriority w:val="39"/>
    <w:qFormat/>
    <w:pPr>
      <w:spacing w:after="0"/>
      <w:ind w:left="1200"/>
    </w:pPr>
    <w:rPr>
      <w:rFonts w:ascii="Times New Roman" w:hAnsi="Times New Roman" w:cs="Times New Roman"/>
      <w:sz w:val="18"/>
      <w:szCs w:val="18"/>
    </w:rPr>
  </w:style>
  <w:style w:type="paragraph" w:styleId="a3">
    <w:name w:val="caption"/>
    <w:basedOn w:val="a"/>
    <w:next w:val="a"/>
    <w:qFormat/>
    <w:pPr>
      <w:spacing w:before="120" w:line="288" w:lineRule="auto"/>
      <w:jc w:val="center"/>
    </w:pPr>
    <w:rPr>
      <w:b/>
      <w:bCs/>
    </w:rPr>
  </w:style>
  <w:style w:type="paragraph" w:styleId="a4">
    <w:name w:val="List Bullet"/>
    <w:basedOn w:val="a"/>
    <w:link w:val="a5"/>
    <w:qFormat/>
    <w:locked/>
    <w:pPr>
      <w:tabs>
        <w:tab w:val="left" w:pos="360"/>
      </w:tabs>
      <w:suppressAutoHyphens/>
      <w:spacing w:before="120" w:after="0"/>
      <w:ind w:left="360" w:hanging="360"/>
      <w:jc w:val="both"/>
    </w:pPr>
    <w:rPr>
      <w:rFonts w:eastAsia="宋体" w:cs="Times New Roman"/>
      <w:szCs w:val="24"/>
      <w:lang w:val="en-US" w:eastAsia="ar-SA"/>
    </w:rPr>
  </w:style>
  <w:style w:type="paragraph" w:styleId="a6">
    <w:name w:val="Document Map"/>
    <w:basedOn w:val="a"/>
    <w:link w:val="a7"/>
    <w:semiHidden/>
    <w:qFormat/>
    <w:pPr>
      <w:shd w:val="clear" w:color="auto" w:fill="000080"/>
    </w:pPr>
    <w:rPr>
      <w:rFonts w:ascii="Times New Roman" w:hAnsi="Times New Roman" w:cs="Times New Roman"/>
    </w:rPr>
  </w:style>
  <w:style w:type="paragraph" w:styleId="a8">
    <w:name w:val="annotation text"/>
    <w:basedOn w:val="a"/>
    <w:link w:val="a9"/>
    <w:uiPriority w:val="99"/>
    <w:semiHidden/>
    <w:qFormat/>
  </w:style>
  <w:style w:type="paragraph" w:styleId="31">
    <w:name w:val="Body Text 3"/>
    <w:basedOn w:val="a"/>
    <w:link w:val="32"/>
    <w:qFormat/>
    <w:locked/>
    <w:pPr>
      <w:overflowPunct w:val="0"/>
      <w:autoSpaceDE w:val="0"/>
      <w:autoSpaceDN w:val="0"/>
      <w:adjustRightInd w:val="0"/>
      <w:spacing w:after="0"/>
      <w:textAlignment w:val="baseline"/>
    </w:pPr>
    <w:rPr>
      <w:rFonts w:ascii="Abbey" w:eastAsia="宋体" w:hAnsi="Abbey"/>
      <w:lang w:val="en-US"/>
    </w:rPr>
  </w:style>
  <w:style w:type="paragraph" w:styleId="aa">
    <w:name w:val="Body Text"/>
    <w:basedOn w:val="a"/>
    <w:link w:val="ab"/>
    <w:qFormat/>
    <w:locked/>
    <w:pPr>
      <w:suppressAutoHyphens/>
      <w:jc w:val="both"/>
    </w:pPr>
    <w:rPr>
      <w:rFonts w:eastAsia="宋体" w:cs="Times New Roman"/>
      <w:szCs w:val="24"/>
      <w:lang w:val="en-US" w:eastAsia="ar-SA"/>
    </w:rPr>
  </w:style>
  <w:style w:type="paragraph" w:styleId="TOC5">
    <w:name w:val="toc 5"/>
    <w:basedOn w:val="a"/>
    <w:next w:val="a"/>
    <w:uiPriority w:val="39"/>
    <w:qFormat/>
    <w:pPr>
      <w:spacing w:after="0"/>
      <w:ind w:left="800"/>
    </w:pPr>
    <w:rPr>
      <w:rFonts w:ascii="Times New Roman" w:hAnsi="Times New Roman" w:cs="Times New Roman"/>
      <w:sz w:val="18"/>
      <w:szCs w:val="18"/>
    </w:rPr>
  </w:style>
  <w:style w:type="paragraph" w:styleId="TOC3">
    <w:name w:val="toc 3"/>
    <w:basedOn w:val="a"/>
    <w:next w:val="a"/>
    <w:uiPriority w:val="39"/>
    <w:qFormat/>
    <w:pPr>
      <w:spacing w:after="0"/>
      <w:ind w:left="400"/>
    </w:pPr>
    <w:rPr>
      <w:rFonts w:ascii="Times New Roman" w:hAnsi="Times New Roman" w:cs="Times New Roman"/>
      <w:i/>
      <w:iCs/>
    </w:rPr>
  </w:style>
  <w:style w:type="paragraph" w:styleId="ac">
    <w:name w:val="Plain Text"/>
    <w:basedOn w:val="a"/>
    <w:link w:val="ad"/>
    <w:uiPriority w:val="99"/>
    <w:unhideWhenUsed/>
    <w:qFormat/>
    <w:locked/>
    <w:pPr>
      <w:spacing w:after="0"/>
    </w:pPr>
    <w:rPr>
      <w:rFonts w:ascii="Courier New" w:hAnsi="Courier New" w:cs="Times New Roman"/>
      <w:sz w:val="18"/>
      <w:szCs w:val="21"/>
      <w:lang w:val="en-US"/>
    </w:rPr>
  </w:style>
  <w:style w:type="paragraph" w:styleId="TOC8">
    <w:name w:val="toc 8"/>
    <w:basedOn w:val="a"/>
    <w:next w:val="a"/>
    <w:uiPriority w:val="39"/>
    <w:qFormat/>
    <w:pPr>
      <w:spacing w:after="0"/>
      <w:ind w:left="1400"/>
    </w:pPr>
    <w:rPr>
      <w:rFonts w:ascii="Times New Roman" w:hAnsi="Times New Roman" w:cs="Times New Roman"/>
      <w:sz w:val="18"/>
      <w:szCs w:val="18"/>
    </w:rPr>
  </w:style>
  <w:style w:type="paragraph" w:styleId="ae">
    <w:name w:val="Balloon Text"/>
    <w:basedOn w:val="a"/>
    <w:link w:val="af"/>
    <w:semiHidden/>
    <w:qFormat/>
    <w:rPr>
      <w:rFonts w:ascii="Times New Roman" w:hAnsi="Times New Roman" w:cs="Times New Roman"/>
      <w:sz w:val="16"/>
      <w:szCs w:val="16"/>
    </w:rPr>
  </w:style>
  <w:style w:type="paragraph" w:styleId="af0">
    <w:name w:val="footer"/>
    <w:basedOn w:val="a"/>
    <w:link w:val="af1"/>
    <w:qFormat/>
    <w:pPr>
      <w:tabs>
        <w:tab w:val="center" w:pos="4536"/>
        <w:tab w:val="right" w:pos="9072"/>
      </w:tabs>
    </w:pPr>
    <w:rPr>
      <w:sz w:val="16"/>
      <w:szCs w:val="16"/>
    </w:rPr>
  </w:style>
  <w:style w:type="paragraph" w:styleId="af2">
    <w:name w:val="header"/>
    <w:basedOn w:val="a"/>
    <w:link w:val="af3"/>
    <w:uiPriority w:val="99"/>
    <w:qFormat/>
    <w:pPr>
      <w:tabs>
        <w:tab w:val="center" w:pos="4536"/>
        <w:tab w:val="right" w:pos="9072"/>
      </w:tabs>
      <w:spacing w:after="0"/>
      <w:jc w:val="center"/>
    </w:pPr>
    <w:rPr>
      <w:b/>
      <w:bCs/>
    </w:rPr>
  </w:style>
  <w:style w:type="paragraph" w:styleId="TOC1">
    <w:name w:val="toc 1"/>
    <w:basedOn w:val="a"/>
    <w:next w:val="a"/>
    <w:uiPriority w:val="39"/>
    <w:qFormat/>
    <w:pPr>
      <w:tabs>
        <w:tab w:val="left" w:pos="400"/>
        <w:tab w:val="right" w:leader="dot" w:pos="9073"/>
      </w:tabs>
      <w:spacing w:before="120"/>
    </w:pPr>
    <w:rPr>
      <w:b/>
      <w:bCs/>
      <w:sz w:val="22"/>
      <w:szCs w:val="22"/>
    </w:rPr>
  </w:style>
  <w:style w:type="paragraph" w:styleId="TOC4">
    <w:name w:val="toc 4"/>
    <w:basedOn w:val="a"/>
    <w:next w:val="a"/>
    <w:uiPriority w:val="39"/>
    <w:qFormat/>
    <w:pPr>
      <w:spacing w:after="0"/>
      <w:ind w:left="600"/>
    </w:pPr>
    <w:rPr>
      <w:rFonts w:ascii="Times New Roman" w:hAnsi="Times New Roman" w:cs="Times New Roman"/>
      <w:sz w:val="18"/>
      <w:szCs w:val="18"/>
    </w:rPr>
  </w:style>
  <w:style w:type="paragraph" w:styleId="af4">
    <w:name w:val="Subtitle"/>
    <w:basedOn w:val="a"/>
    <w:next w:val="a"/>
    <w:link w:val="af5"/>
    <w:qFormat/>
    <w:pPr>
      <w:keepNext/>
      <w:keepLines/>
      <w:tabs>
        <w:tab w:val="left" w:pos="567"/>
      </w:tabs>
      <w:suppressAutoHyphens/>
      <w:spacing w:before="120" w:after="960" w:line="264" w:lineRule="auto"/>
      <w:jc w:val="right"/>
    </w:pPr>
    <w:rPr>
      <w:rFonts w:eastAsia="宋体" w:cs="Times New Roman"/>
      <w:sz w:val="32"/>
      <w:lang w:val="en-US" w:eastAsia="ar-SA"/>
    </w:rPr>
  </w:style>
  <w:style w:type="paragraph" w:styleId="af6">
    <w:name w:val="List"/>
    <w:basedOn w:val="aa"/>
    <w:qFormat/>
    <w:locked/>
    <w:rPr>
      <w:rFonts w:cs="Tahoma"/>
    </w:rPr>
  </w:style>
  <w:style w:type="paragraph" w:styleId="af7">
    <w:name w:val="footnote text"/>
    <w:basedOn w:val="a"/>
    <w:link w:val="af8"/>
    <w:qFormat/>
    <w:pPr>
      <w:spacing w:after="0"/>
    </w:pPr>
  </w:style>
  <w:style w:type="paragraph" w:styleId="TOC6">
    <w:name w:val="toc 6"/>
    <w:basedOn w:val="a"/>
    <w:next w:val="a"/>
    <w:uiPriority w:val="39"/>
    <w:qFormat/>
    <w:pPr>
      <w:spacing w:after="0"/>
      <w:ind w:left="1000"/>
    </w:pPr>
    <w:rPr>
      <w:rFonts w:ascii="Times New Roman" w:hAnsi="Times New Roman" w:cs="Times New Roman"/>
      <w:sz w:val="18"/>
      <w:szCs w:val="18"/>
    </w:rPr>
  </w:style>
  <w:style w:type="paragraph" w:styleId="af9">
    <w:name w:val="table of figures"/>
    <w:basedOn w:val="a"/>
    <w:next w:val="a"/>
    <w:uiPriority w:val="99"/>
    <w:qFormat/>
    <w:pPr>
      <w:spacing w:after="0"/>
    </w:pPr>
  </w:style>
  <w:style w:type="paragraph" w:styleId="TOC2">
    <w:name w:val="toc 2"/>
    <w:basedOn w:val="a"/>
    <w:next w:val="a"/>
    <w:uiPriority w:val="39"/>
    <w:qFormat/>
    <w:pPr>
      <w:spacing w:after="0"/>
      <w:ind w:left="200"/>
    </w:pPr>
  </w:style>
  <w:style w:type="paragraph" w:styleId="TOC9">
    <w:name w:val="toc 9"/>
    <w:basedOn w:val="a"/>
    <w:next w:val="a"/>
    <w:uiPriority w:val="39"/>
    <w:qFormat/>
    <w:pPr>
      <w:spacing w:after="0"/>
      <w:ind w:left="1600"/>
    </w:pPr>
    <w:rPr>
      <w:rFonts w:ascii="Times New Roman" w:hAnsi="Times New Roman" w:cs="Times New Roman"/>
      <w:sz w:val="18"/>
      <w:szCs w:val="18"/>
    </w:rPr>
  </w:style>
  <w:style w:type="paragraph" w:styleId="HTML">
    <w:name w:val="HTML Preformatted"/>
    <w:basedOn w:val="a"/>
    <w:link w:val="HTML0"/>
    <w:uiPriority w:val="99"/>
    <w:unhideWhenUsed/>
    <w:qFormat/>
    <w:lock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eastAsia="zh-CN"/>
    </w:rPr>
  </w:style>
  <w:style w:type="paragraph" w:styleId="afa">
    <w:name w:val="Normal (Web)"/>
    <w:basedOn w:val="a"/>
    <w:uiPriority w:val="99"/>
    <w:unhideWhenUsed/>
    <w:qFormat/>
    <w:locked/>
    <w:pPr>
      <w:spacing w:before="100" w:beforeAutospacing="1" w:after="100" w:afterAutospacing="1"/>
    </w:pPr>
    <w:rPr>
      <w:rFonts w:ascii="Times New Roman" w:eastAsia="Times New Roman" w:hAnsi="Times New Roman" w:cs="Times New Roman"/>
      <w:sz w:val="24"/>
      <w:szCs w:val="24"/>
      <w:lang w:val="en-US" w:eastAsia="zh-CN"/>
    </w:rPr>
  </w:style>
  <w:style w:type="paragraph" w:styleId="11">
    <w:name w:val="index 1"/>
    <w:basedOn w:val="a"/>
    <w:next w:val="a"/>
    <w:semiHidden/>
    <w:qFormat/>
    <w:pPr>
      <w:ind w:left="200" w:hanging="200"/>
    </w:pPr>
  </w:style>
  <w:style w:type="paragraph" w:styleId="afb">
    <w:name w:val="Title"/>
    <w:basedOn w:val="a"/>
    <w:link w:val="afc"/>
    <w:qFormat/>
    <w:pPr>
      <w:spacing w:before="360" w:after="360"/>
      <w:jc w:val="center"/>
    </w:pPr>
    <w:rPr>
      <w:b/>
      <w:bCs/>
      <w:sz w:val="72"/>
      <w:szCs w:val="72"/>
    </w:rPr>
  </w:style>
  <w:style w:type="paragraph" w:styleId="afd">
    <w:name w:val="annotation subject"/>
    <w:basedOn w:val="a8"/>
    <w:next w:val="a8"/>
    <w:link w:val="afe"/>
    <w:semiHidden/>
    <w:qFormat/>
    <w:rPr>
      <w:b/>
      <w:bCs/>
    </w:rPr>
  </w:style>
  <w:style w:type="table" w:styleId="aff">
    <w:name w:val="Table Grid"/>
    <w:basedOn w:val="a1"/>
    <w:uiPriority w:val="59"/>
    <w:qFormat/>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uiPriority w:val="22"/>
    <w:qFormat/>
    <w:rPr>
      <w:b/>
      <w:bCs/>
    </w:rPr>
  </w:style>
  <w:style w:type="character" w:styleId="aff1">
    <w:name w:val="page number"/>
    <w:qFormat/>
    <w:locked/>
  </w:style>
  <w:style w:type="character" w:styleId="aff2">
    <w:name w:val="FollowedHyperlink"/>
    <w:qFormat/>
    <w:locked/>
    <w:rPr>
      <w:color w:val="800080"/>
      <w:u w:val="single"/>
    </w:rPr>
  </w:style>
  <w:style w:type="character" w:styleId="aff3">
    <w:name w:val="Emphasis"/>
    <w:basedOn w:val="a0"/>
    <w:uiPriority w:val="20"/>
    <w:qFormat/>
    <w:rPr>
      <w:i/>
      <w:iCs/>
    </w:rPr>
  </w:style>
  <w:style w:type="character" w:styleId="aff4">
    <w:name w:val="Hyperlink"/>
    <w:uiPriority w:val="99"/>
    <w:qFormat/>
    <w:rPr>
      <w:rFonts w:cs="Times New Roman"/>
      <w:color w:val="0000FF"/>
      <w:u w:val="single"/>
    </w:rPr>
  </w:style>
  <w:style w:type="character" w:styleId="HTML1">
    <w:name w:val="HTML Code"/>
    <w:uiPriority w:val="99"/>
    <w:qFormat/>
    <w:locked/>
    <w:rPr>
      <w:rFonts w:ascii="Courier New" w:eastAsia="Times New Roman" w:hAnsi="Courier New" w:cs="Courier New"/>
      <w:sz w:val="18"/>
      <w:szCs w:val="18"/>
    </w:rPr>
  </w:style>
  <w:style w:type="character" w:styleId="aff5">
    <w:name w:val="annotation reference"/>
    <w:uiPriority w:val="99"/>
    <w:semiHidden/>
    <w:qFormat/>
    <w:rPr>
      <w:rFonts w:cs="Times New Roman"/>
      <w:sz w:val="16"/>
      <w:szCs w:val="16"/>
    </w:rPr>
  </w:style>
  <w:style w:type="character" w:styleId="aff6">
    <w:name w:val="footnote reference"/>
    <w:qFormat/>
    <w:rPr>
      <w:rFonts w:cs="Times New Roman"/>
      <w:vertAlign w:val="superscript"/>
    </w:rPr>
  </w:style>
  <w:style w:type="character" w:customStyle="1" w:styleId="10">
    <w:name w:val="标题 1 字符"/>
    <w:link w:val="1"/>
    <w:qFormat/>
    <w:locked/>
    <w:rPr>
      <w:rFonts w:ascii="Arial" w:hAnsi="Arial" w:cs="Arial"/>
      <w:b/>
      <w:bCs/>
      <w:kern w:val="28"/>
      <w:sz w:val="28"/>
      <w:szCs w:val="28"/>
      <w:lang w:val="de-DE"/>
    </w:rPr>
  </w:style>
  <w:style w:type="character" w:customStyle="1" w:styleId="20">
    <w:name w:val="标题 2 字符"/>
    <w:link w:val="2"/>
    <w:qFormat/>
    <w:locked/>
    <w:rPr>
      <w:rFonts w:ascii="Arial" w:hAnsi="Arial" w:cs="Arial"/>
      <w:b/>
      <w:bCs/>
      <w:sz w:val="24"/>
      <w:szCs w:val="24"/>
      <w:lang w:val="de-DE"/>
    </w:rPr>
  </w:style>
  <w:style w:type="character" w:customStyle="1" w:styleId="30">
    <w:name w:val="标题 3 字符"/>
    <w:link w:val="3"/>
    <w:qFormat/>
    <w:locked/>
    <w:rPr>
      <w:rFonts w:ascii="Arial" w:hAnsi="Arial" w:cs="Arial"/>
      <w:sz w:val="22"/>
      <w:szCs w:val="22"/>
      <w:lang w:val="de-DE" w:eastAsia="zh-CN"/>
    </w:rPr>
  </w:style>
  <w:style w:type="character" w:customStyle="1" w:styleId="40">
    <w:name w:val="标题 4 字符"/>
    <w:link w:val="4"/>
    <w:qFormat/>
    <w:locked/>
    <w:rPr>
      <w:rFonts w:ascii="Arial" w:hAnsi="Arial" w:cs="Arial"/>
      <w:sz w:val="22"/>
      <w:szCs w:val="22"/>
      <w:lang w:val="de-DE"/>
    </w:rPr>
  </w:style>
  <w:style w:type="character" w:customStyle="1" w:styleId="50">
    <w:name w:val="标题 5 字符"/>
    <w:link w:val="5"/>
    <w:qFormat/>
    <w:locked/>
    <w:rPr>
      <w:rFonts w:ascii="Arial" w:hAnsi="Arial" w:cs="Arial"/>
      <w:sz w:val="22"/>
      <w:szCs w:val="22"/>
      <w:lang w:val="de-DE"/>
    </w:rPr>
  </w:style>
  <w:style w:type="character" w:customStyle="1" w:styleId="60">
    <w:name w:val="标题 6 字符"/>
    <w:link w:val="6"/>
    <w:qFormat/>
    <w:locked/>
    <w:rPr>
      <w:i/>
      <w:iCs/>
      <w:sz w:val="22"/>
      <w:szCs w:val="22"/>
      <w:lang w:val="de-DE"/>
    </w:rPr>
  </w:style>
  <w:style w:type="character" w:customStyle="1" w:styleId="70">
    <w:name w:val="标题 7 字符"/>
    <w:link w:val="7"/>
    <w:qFormat/>
    <w:locked/>
    <w:rPr>
      <w:rFonts w:ascii="Arial" w:hAnsi="Arial" w:cs="Arial"/>
      <w:lang w:val="de-DE"/>
    </w:rPr>
  </w:style>
  <w:style w:type="character" w:customStyle="1" w:styleId="80">
    <w:name w:val="标题 8 字符"/>
    <w:link w:val="8"/>
    <w:qFormat/>
    <w:locked/>
    <w:rPr>
      <w:rFonts w:ascii="Arial" w:hAnsi="Arial" w:cs="Arial"/>
      <w:i/>
      <w:iCs/>
      <w:lang w:val="de-DE"/>
    </w:rPr>
  </w:style>
  <w:style w:type="character" w:customStyle="1" w:styleId="90">
    <w:name w:val="标题 9 字符"/>
    <w:link w:val="9"/>
    <w:qFormat/>
    <w:locked/>
    <w:rPr>
      <w:rFonts w:ascii="Arial" w:hAnsi="Arial" w:cs="Arial"/>
      <w:b/>
      <w:bCs/>
      <w:i/>
      <w:iCs/>
      <w:sz w:val="18"/>
      <w:szCs w:val="18"/>
      <w:lang w:val="de-DE"/>
    </w:rPr>
  </w:style>
  <w:style w:type="character" w:customStyle="1" w:styleId="afc">
    <w:name w:val="标题 字符"/>
    <w:link w:val="afb"/>
    <w:uiPriority w:val="99"/>
    <w:qFormat/>
    <w:locked/>
    <w:rPr>
      <w:rFonts w:ascii="Cambria" w:hAnsi="Cambria" w:cs="Times New Roman"/>
      <w:b/>
      <w:bCs/>
      <w:kern w:val="28"/>
      <w:sz w:val="32"/>
      <w:szCs w:val="32"/>
      <w:lang w:val="de-DE"/>
    </w:rPr>
  </w:style>
  <w:style w:type="paragraph" w:customStyle="1" w:styleId="Tabelleberschrift">
    <w:name w:val="Tabelle Überschrift"/>
    <w:basedOn w:val="a"/>
    <w:qFormat/>
    <w:pPr>
      <w:spacing w:before="120" w:line="24" w:lineRule="atLeast"/>
    </w:pPr>
    <w:rPr>
      <w:b/>
      <w:bCs/>
      <w:color w:val="000000"/>
    </w:rPr>
  </w:style>
  <w:style w:type="paragraph" w:customStyle="1" w:styleId="TabelleStandard">
    <w:name w:val="Tabelle Standard"/>
    <w:basedOn w:val="a"/>
    <w:qFormat/>
    <w:pPr>
      <w:spacing w:before="60" w:after="60"/>
    </w:pPr>
  </w:style>
  <w:style w:type="character" w:customStyle="1" w:styleId="TabelleStandardZchn">
    <w:name w:val="Tabelle Standard Zchn"/>
    <w:qFormat/>
    <w:rPr>
      <w:rFonts w:ascii="Arial" w:hAnsi="Arial" w:cs="Arial"/>
      <w:lang w:val="de-DE"/>
    </w:rPr>
  </w:style>
  <w:style w:type="paragraph" w:customStyle="1" w:styleId="berschrift1noIndex">
    <w:name w:val="Überschrift 1 noIndex"/>
    <w:basedOn w:val="a"/>
    <w:next w:val="Text"/>
    <w:qFormat/>
    <w:pPr>
      <w:spacing w:before="240" w:after="240"/>
    </w:pPr>
    <w:rPr>
      <w:b/>
      <w:bCs/>
      <w:sz w:val="28"/>
      <w:szCs w:val="28"/>
    </w:rPr>
  </w:style>
  <w:style w:type="character" w:customStyle="1" w:styleId="af3">
    <w:name w:val="页眉 字符"/>
    <w:link w:val="af2"/>
    <w:uiPriority w:val="99"/>
    <w:qFormat/>
    <w:locked/>
    <w:rPr>
      <w:rFonts w:ascii="Arial" w:hAnsi="Arial" w:cs="Arial"/>
      <w:sz w:val="20"/>
      <w:szCs w:val="20"/>
      <w:lang w:val="de-DE"/>
    </w:rPr>
  </w:style>
  <w:style w:type="character" w:customStyle="1" w:styleId="a7">
    <w:name w:val="文档结构图 字符"/>
    <w:link w:val="a6"/>
    <w:uiPriority w:val="99"/>
    <w:semiHidden/>
    <w:qFormat/>
    <w:locked/>
    <w:rPr>
      <w:rFonts w:cs="Arial"/>
      <w:sz w:val="2"/>
      <w:lang w:val="de-DE"/>
    </w:rPr>
  </w:style>
  <w:style w:type="character" w:customStyle="1" w:styleId="af1">
    <w:name w:val="页脚 字符"/>
    <w:link w:val="af0"/>
    <w:uiPriority w:val="99"/>
    <w:semiHidden/>
    <w:qFormat/>
    <w:locked/>
    <w:rPr>
      <w:rFonts w:ascii="Arial" w:hAnsi="Arial" w:cs="Arial"/>
      <w:sz w:val="20"/>
      <w:szCs w:val="20"/>
      <w:lang w:val="de-DE"/>
    </w:rPr>
  </w:style>
  <w:style w:type="character" w:customStyle="1" w:styleId="a9">
    <w:name w:val="批注文字 字符"/>
    <w:link w:val="a8"/>
    <w:uiPriority w:val="99"/>
    <w:semiHidden/>
    <w:qFormat/>
    <w:locked/>
    <w:rPr>
      <w:rFonts w:ascii="Arial" w:hAnsi="Arial" w:cs="Arial"/>
      <w:sz w:val="20"/>
      <w:szCs w:val="20"/>
      <w:lang w:val="de-DE"/>
    </w:rPr>
  </w:style>
  <w:style w:type="character" w:customStyle="1" w:styleId="afe">
    <w:name w:val="批注主题 字符"/>
    <w:link w:val="afd"/>
    <w:uiPriority w:val="99"/>
    <w:semiHidden/>
    <w:qFormat/>
    <w:locked/>
    <w:rPr>
      <w:rFonts w:ascii="Arial" w:hAnsi="Arial" w:cs="Arial"/>
      <w:b/>
      <w:bCs/>
      <w:sz w:val="20"/>
      <w:szCs w:val="20"/>
      <w:lang w:val="de-DE"/>
    </w:rPr>
  </w:style>
  <w:style w:type="character" w:customStyle="1" w:styleId="af">
    <w:name w:val="批注框文本 字符"/>
    <w:link w:val="ae"/>
    <w:uiPriority w:val="99"/>
    <w:semiHidden/>
    <w:qFormat/>
    <w:locked/>
    <w:rPr>
      <w:rFonts w:cs="Arial"/>
      <w:sz w:val="2"/>
      <w:lang w:val="de-DE"/>
    </w:rPr>
  </w:style>
  <w:style w:type="paragraph" w:customStyle="1" w:styleId="berschrift1Anhang">
    <w:name w:val="Überschrift 1 Anhang"/>
    <w:basedOn w:val="2"/>
    <w:next w:val="Text"/>
    <w:qFormat/>
    <w:pPr>
      <w:numPr>
        <w:numId w:val="2"/>
      </w:numPr>
      <w:tabs>
        <w:tab w:val="left" w:pos="-360"/>
      </w:tabs>
    </w:pPr>
  </w:style>
  <w:style w:type="paragraph" w:customStyle="1" w:styleId="Kommentar">
    <w:name w:val="Kommentar"/>
    <w:basedOn w:val="Text"/>
    <w:qFormat/>
    <w:rPr>
      <w:rFonts w:ascii="Times New Roman" w:hAnsi="Times New Roman" w:cs="Times New Roman"/>
      <w:i/>
      <w:iCs/>
    </w:rPr>
  </w:style>
  <w:style w:type="character" w:customStyle="1" w:styleId="TextZchn">
    <w:name w:val="Text Zchn"/>
    <w:qFormat/>
    <w:rPr>
      <w:rFonts w:ascii="Arial" w:hAnsi="Arial" w:cs="Arial"/>
      <w:lang w:val="de-DE"/>
    </w:rPr>
  </w:style>
  <w:style w:type="character" w:customStyle="1" w:styleId="KommentarZchn">
    <w:name w:val="Kommentar Zchn"/>
    <w:qFormat/>
    <w:rPr>
      <w:rFonts w:ascii="Arial" w:hAnsi="Arial" w:cs="Arial"/>
      <w:i/>
      <w:iCs/>
      <w:lang w:val="de-DE"/>
    </w:rPr>
  </w:style>
  <w:style w:type="paragraph" w:customStyle="1" w:styleId="Anleitung">
    <w:name w:val="Anleitung"/>
    <w:basedOn w:val="Text"/>
    <w:next w:val="Text"/>
    <w:qFormat/>
    <w:rPr>
      <w:rFonts w:ascii="Times New Roman" w:hAnsi="Times New Roman" w:cs="Times New Roman"/>
      <w:i/>
      <w:iCs/>
      <w:color w:val="3366FF"/>
    </w:rPr>
  </w:style>
  <w:style w:type="paragraph" w:customStyle="1" w:styleId="berschrift1noNumber">
    <w:name w:val="Überschrift 1 noNumber"/>
    <w:basedOn w:val="1"/>
    <w:next w:val="Text"/>
    <w:qFormat/>
    <w:pPr>
      <w:numPr>
        <w:numId w:val="0"/>
      </w:numPr>
    </w:pPr>
  </w:style>
  <w:style w:type="character" w:customStyle="1" w:styleId="AnleitungZchn">
    <w:name w:val="Anleitung Zchn"/>
    <w:qFormat/>
    <w:rPr>
      <w:rFonts w:ascii="Arial" w:hAnsi="Arial" w:cs="Arial"/>
      <w:i/>
      <w:iCs/>
      <w:color w:val="3366FF"/>
      <w:lang w:val="de-DE"/>
    </w:rPr>
  </w:style>
  <w:style w:type="character" w:customStyle="1" w:styleId="Char">
    <w:name w:val="Char"/>
    <w:qFormat/>
    <w:rPr>
      <w:rFonts w:ascii="Arial" w:hAnsi="Arial" w:cs="Arial"/>
      <w:sz w:val="16"/>
      <w:szCs w:val="16"/>
      <w:lang w:val="de-DE"/>
    </w:rPr>
  </w:style>
  <w:style w:type="paragraph" w:customStyle="1" w:styleId="berschrift2Anhang">
    <w:name w:val="Überschrift 2 Anhang"/>
    <w:basedOn w:val="3"/>
    <w:qFormat/>
    <w:pPr>
      <w:numPr>
        <w:numId w:val="2"/>
      </w:numPr>
      <w:tabs>
        <w:tab w:val="left" w:pos="-360"/>
        <w:tab w:val="left" w:pos="578"/>
      </w:tabs>
      <w:ind w:left="578"/>
    </w:pPr>
  </w:style>
  <w:style w:type="character" w:customStyle="1" w:styleId="tw4winMark">
    <w:name w:val="tw4winMark"/>
    <w:qFormat/>
    <w:rPr>
      <w:rFonts w:ascii="Courier New" w:hAnsi="Courier New"/>
      <w:vanish/>
      <w:color w:val="800080"/>
      <w:sz w:val="24"/>
      <w:vertAlign w:val="subscript"/>
    </w:rPr>
  </w:style>
  <w:style w:type="character" w:customStyle="1" w:styleId="tw4winError">
    <w:name w:val="tw4winError"/>
    <w:qFormat/>
    <w:rPr>
      <w:rFonts w:ascii="Courier New" w:hAnsi="Courier New"/>
      <w:color w:val="00FF00"/>
      <w:sz w:val="40"/>
    </w:rPr>
  </w:style>
  <w:style w:type="character" w:customStyle="1" w:styleId="tw4winTerm">
    <w:name w:val="tw4winTerm"/>
    <w:qFormat/>
    <w:rPr>
      <w:color w:val="0000FF"/>
    </w:rPr>
  </w:style>
  <w:style w:type="character" w:customStyle="1" w:styleId="tw4winPopup">
    <w:name w:val="tw4winPopup"/>
    <w:qFormat/>
    <w:rPr>
      <w:rFonts w:ascii="Courier New" w:hAnsi="Courier New"/>
      <w:color w:val="008000"/>
    </w:rPr>
  </w:style>
  <w:style w:type="character" w:customStyle="1" w:styleId="tw4winJump">
    <w:name w:val="tw4winJump"/>
    <w:qFormat/>
    <w:rPr>
      <w:rFonts w:ascii="Courier New" w:hAnsi="Courier New"/>
      <w:color w:val="008080"/>
    </w:rPr>
  </w:style>
  <w:style w:type="character" w:customStyle="1" w:styleId="tw4winExternal">
    <w:name w:val="tw4winExternal"/>
    <w:qFormat/>
    <w:rPr>
      <w:rFonts w:ascii="Courier New" w:hAnsi="Courier New"/>
      <w:color w:val="808080"/>
    </w:rPr>
  </w:style>
  <w:style w:type="character" w:customStyle="1" w:styleId="tw4winInternal">
    <w:name w:val="tw4winInternal"/>
    <w:qFormat/>
    <w:rPr>
      <w:rFonts w:ascii="Courier New" w:hAnsi="Courier New"/>
      <w:color w:val="FF0000"/>
    </w:rPr>
  </w:style>
  <w:style w:type="character" w:customStyle="1" w:styleId="DONOTTRANSLATE">
    <w:name w:val="DO_NOT_TRANSLATE"/>
    <w:qFormat/>
    <w:rPr>
      <w:rFonts w:ascii="Courier New" w:hAnsi="Courier New"/>
      <w:color w:val="800000"/>
    </w:rPr>
  </w:style>
  <w:style w:type="paragraph" w:customStyle="1" w:styleId="12">
    <w:name w:val="书目1"/>
    <w:basedOn w:val="a"/>
    <w:next w:val="a"/>
    <w:uiPriority w:val="99"/>
    <w:qFormat/>
  </w:style>
  <w:style w:type="character" w:customStyle="1" w:styleId="af8">
    <w:name w:val="脚注文本 字符"/>
    <w:link w:val="af7"/>
    <w:uiPriority w:val="99"/>
    <w:qFormat/>
    <w:locked/>
    <w:rPr>
      <w:rFonts w:ascii="Arial" w:hAnsi="Arial" w:cs="Arial"/>
      <w:snapToGrid w:val="0"/>
      <w:lang w:val="de-DE"/>
    </w:rPr>
  </w:style>
  <w:style w:type="paragraph" w:styleId="aff7">
    <w:name w:val="List Paragraph"/>
    <w:basedOn w:val="a"/>
    <w:uiPriority w:val="34"/>
    <w:qFormat/>
    <w:pPr>
      <w:ind w:left="720"/>
      <w:contextualSpacing/>
    </w:pPr>
  </w:style>
  <w:style w:type="character" w:customStyle="1" w:styleId="treetext">
    <w:name w:val="treetext"/>
    <w:qFormat/>
  </w:style>
  <w:style w:type="paragraph" w:customStyle="1" w:styleId="TabellenInhalt">
    <w:name w:val="Tabellen Inhalt"/>
    <w:basedOn w:val="a"/>
    <w:qFormat/>
    <w:pPr>
      <w:suppressLineNumbers/>
      <w:suppressAutoHyphens/>
      <w:spacing w:before="120" w:after="0"/>
      <w:jc w:val="both"/>
    </w:pPr>
    <w:rPr>
      <w:rFonts w:eastAsia="宋体" w:cs="Times New Roman"/>
      <w:szCs w:val="24"/>
      <w:lang w:val="en-US" w:eastAsia="ar-SA"/>
    </w:rPr>
  </w:style>
  <w:style w:type="character" w:customStyle="1" w:styleId="WW8Num2z0">
    <w:name w:val="WW8Num2z0"/>
    <w:qFormat/>
    <w:rPr>
      <w:rFonts w:ascii="Times New Roman" w:eastAsia="Times New Roman" w:hAnsi="Times New Roman" w:cs="Times New Roman"/>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rPr>
  </w:style>
  <w:style w:type="character" w:customStyle="1" w:styleId="WW8Num2z3">
    <w:name w:val="WW8Num2z3"/>
    <w:qFormat/>
    <w:rPr>
      <w:rFonts w:ascii="Symbol" w:hAnsi="Symbol"/>
    </w:rPr>
  </w:style>
  <w:style w:type="character" w:customStyle="1" w:styleId="WW8Num3z0">
    <w:name w:val="WW8Num3z0"/>
    <w:qFormat/>
    <w:rPr>
      <w:rFonts w:ascii="Symbol" w:hAnsi="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rPr>
  </w:style>
  <w:style w:type="character" w:customStyle="1" w:styleId="WW8Num4z0">
    <w:name w:val="WW8Num4z0"/>
    <w:qFormat/>
    <w:rPr>
      <w:rFonts w:ascii="Symbol" w:hAnsi="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rPr>
  </w:style>
  <w:style w:type="character" w:customStyle="1" w:styleId="WW8Num5z0">
    <w:name w:val="WW8Num5z0"/>
    <w:qFormat/>
    <w:rPr>
      <w:rFonts w:ascii="Symbol" w:hAnsi="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rPr>
  </w:style>
  <w:style w:type="character" w:customStyle="1" w:styleId="WW8Num6z2">
    <w:name w:val="WW8Num6z2"/>
    <w:qFormat/>
    <w:rPr>
      <w:rFonts w:ascii="Arial" w:eastAsia="Times New Roman" w:hAnsi="Arial" w:cs="Arial"/>
    </w:rPr>
  </w:style>
  <w:style w:type="character" w:customStyle="1" w:styleId="WW8Num8z0">
    <w:name w:val="WW8Num8z0"/>
    <w:qFormat/>
    <w:rPr>
      <w:rFonts w:ascii="Symbol" w:hAnsi="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rPr>
  </w:style>
  <w:style w:type="character" w:customStyle="1" w:styleId="WW8Num9z0">
    <w:name w:val="WW8Num9z0"/>
    <w:qFormat/>
    <w:rPr>
      <w:rFonts w:ascii="Symbol" w:hAnsi="Symbol"/>
      <w:sz w:val="20"/>
      <w:szCs w:val="20"/>
    </w:rPr>
  </w:style>
  <w:style w:type="character" w:customStyle="1" w:styleId="WW8Num9z1">
    <w:name w:val="WW8Num9z1"/>
    <w:qFormat/>
    <w:rPr>
      <w:rFonts w:ascii="Courier New" w:hAnsi="Courier New"/>
      <w:sz w:val="20"/>
    </w:rPr>
  </w:style>
  <w:style w:type="character" w:customStyle="1" w:styleId="WW8Num9z2">
    <w:name w:val="WW8Num9z2"/>
    <w:qFormat/>
    <w:rPr>
      <w:rFonts w:ascii="Wingdings" w:hAnsi="Wingdings"/>
      <w:sz w:val="20"/>
    </w:rPr>
  </w:style>
  <w:style w:type="character" w:customStyle="1" w:styleId="WW8Num14z0">
    <w:name w:val="WW8Num14z0"/>
    <w:qFormat/>
    <w:rPr>
      <w:rFonts w:ascii="Symbol" w:hAnsi="Symbol"/>
    </w:rPr>
  </w:style>
  <w:style w:type="character" w:customStyle="1" w:styleId="WW8Num14z2">
    <w:name w:val="WW8Num14z2"/>
    <w:qFormat/>
    <w:rPr>
      <w:rFonts w:ascii="Arial" w:eastAsia="Times New Roman" w:hAnsi="Arial" w:cs="Arial"/>
    </w:rPr>
  </w:style>
  <w:style w:type="character" w:customStyle="1" w:styleId="WW8Num15z0">
    <w:name w:val="WW8Num15z0"/>
    <w:qFormat/>
    <w:rPr>
      <w:rFonts w:ascii="Symbol" w:hAnsi="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rPr>
  </w:style>
  <w:style w:type="character" w:customStyle="1" w:styleId="WW8Num16z0">
    <w:name w:val="WW8Num16z0"/>
    <w:qFormat/>
    <w:rPr>
      <w:rFonts w:ascii="Symbol" w:hAnsi="Symbol"/>
      <w:sz w:val="20"/>
    </w:rPr>
  </w:style>
  <w:style w:type="character" w:customStyle="1" w:styleId="WW8Num16z1">
    <w:name w:val="WW8Num16z1"/>
    <w:qFormat/>
    <w:rPr>
      <w:rFonts w:ascii="Courier New" w:hAnsi="Courier New"/>
      <w:sz w:val="20"/>
    </w:rPr>
  </w:style>
  <w:style w:type="character" w:customStyle="1" w:styleId="WW8Num16z2">
    <w:name w:val="WW8Num16z2"/>
    <w:qFormat/>
    <w:rPr>
      <w:rFonts w:ascii="Wingdings" w:hAnsi="Wingdings"/>
      <w:sz w:val="20"/>
    </w:rPr>
  </w:style>
  <w:style w:type="character" w:customStyle="1" w:styleId="WW8Num17z0">
    <w:name w:val="WW8Num17z0"/>
    <w:qFormat/>
    <w:rPr>
      <w:rFonts w:ascii="Symbol" w:hAnsi="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rPr>
  </w:style>
  <w:style w:type="character" w:customStyle="1" w:styleId="WW8Num18z0">
    <w:name w:val="WW8Num18z0"/>
    <w:qFormat/>
    <w:rPr>
      <w:rFonts w:ascii="Symbol" w:hAnsi="Symbol"/>
    </w:rPr>
  </w:style>
  <w:style w:type="character" w:customStyle="1" w:styleId="WW8Num18z1">
    <w:name w:val="WW8Num18z1"/>
    <w:qFormat/>
    <w:rPr>
      <w:rFonts w:ascii="Courier New" w:hAnsi="Courier New"/>
    </w:rPr>
  </w:style>
  <w:style w:type="character" w:customStyle="1" w:styleId="WW8Num18z2">
    <w:name w:val="WW8Num18z2"/>
    <w:qFormat/>
    <w:rPr>
      <w:rFonts w:ascii="Wingdings" w:hAnsi="Wingdings"/>
    </w:rPr>
  </w:style>
  <w:style w:type="character" w:customStyle="1" w:styleId="WW8Num20z0">
    <w:name w:val="WW8Num20z0"/>
    <w:qFormat/>
    <w:rPr>
      <w:rFonts w:ascii="Symbol" w:hAnsi="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rPr>
  </w:style>
  <w:style w:type="character" w:customStyle="1" w:styleId="WW8Num21z0">
    <w:name w:val="WW8Num21z0"/>
    <w:qFormat/>
    <w:rPr>
      <w:rFonts w:ascii="Symbol" w:hAnsi="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rPr>
  </w:style>
  <w:style w:type="character" w:customStyle="1" w:styleId="WW8Num22z0">
    <w:name w:val="WW8Num22z0"/>
    <w:qFormat/>
    <w:rPr>
      <w:rFonts w:ascii="Symbol" w:hAnsi="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rPr>
  </w:style>
  <w:style w:type="character" w:customStyle="1" w:styleId="WW8Num23z0">
    <w:name w:val="WW8Num23z0"/>
    <w:qFormat/>
    <w:rPr>
      <w:rFonts w:ascii="Symbol" w:hAnsi="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rPr>
  </w:style>
  <w:style w:type="character" w:customStyle="1" w:styleId="WW8Num24z0">
    <w:name w:val="WW8Num24z0"/>
    <w:qFormat/>
    <w:rPr>
      <w:rFonts w:ascii="Symbol" w:hAnsi="Symbol"/>
    </w:rPr>
  </w:style>
  <w:style w:type="character" w:customStyle="1" w:styleId="WW8Num24z2">
    <w:name w:val="WW8Num24z2"/>
    <w:qFormat/>
    <w:rPr>
      <w:rFonts w:ascii="Arial" w:eastAsia="Times New Roman" w:hAnsi="Arial" w:cs="Arial"/>
    </w:rPr>
  </w:style>
  <w:style w:type="character" w:customStyle="1" w:styleId="WW8Num25z0">
    <w:name w:val="WW8Num25z0"/>
    <w:qFormat/>
    <w:rPr>
      <w:rFonts w:ascii="Symbol" w:hAnsi="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rPr>
  </w:style>
  <w:style w:type="character" w:customStyle="1" w:styleId="WW8Num26z3">
    <w:name w:val="WW8Num26z3"/>
    <w:qFormat/>
    <w:rPr>
      <w:rFonts w:ascii="Symbol" w:hAnsi="Symbol"/>
    </w:rPr>
  </w:style>
  <w:style w:type="character" w:customStyle="1" w:styleId="WW8NumSt15z0">
    <w:name w:val="WW8NumSt15z0"/>
    <w:qFormat/>
    <w:rPr>
      <w:rFonts w:ascii="Wingdings" w:hAnsi="Wingdings"/>
      <w:sz w:val="20"/>
    </w:rPr>
  </w:style>
  <w:style w:type="character" w:customStyle="1" w:styleId="WW8NumSt16z0">
    <w:name w:val="WW8NumSt16z0"/>
    <w:qFormat/>
    <w:rPr>
      <w:rFonts w:ascii="Wingdings" w:hAnsi="Wingdings"/>
      <w:sz w:val="20"/>
    </w:rPr>
  </w:style>
  <w:style w:type="character" w:customStyle="1" w:styleId="WW8NumSt24z0">
    <w:name w:val="WW8NumSt24z0"/>
    <w:qFormat/>
    <w:rPr>
      <w:rFonts w:ascii="Arial" w:hAnsi="Arial" w:cs="Arial"/>
      <w:sz w:val="16"/>
    </w:rPr>
  </w:style>
  <w:style w:type="character" w:customStyle="1" w:styleId="Absatz-Standardschriftart1">
    <w:name w:val="Absatz-Standardschriftart1"/>
    <w:qFormat/>
  </w:style>
  <w:style w:type="character" w:customStyle="1" w:styleId="ZchnZchn">
    <w:name w:val="Zchn Zchn"/>
    <w:qFormat/>
    <w:rPr>
      <w:rFonts w:ascii="Arial" w:hAnsi="Arial" w:cs="Arial"/>
      <w:b/>
      <w:bCs/>
      <w:kern w:val="1"/>
      <w:sz w:val="28"/>
      <w:szCs w:val="32"/>
      <w:lang w:val="en-CA" w:eastAsia="ar-SA" w:bidi="ar-SA"/>
    </w:rPr>
  </w:style>
  <w:style w:type="character" w:customStyle="1" w:styleId="FirmennameZchn">
    <w:name w:val="Firmenname Zchn"/>
    <w:qFormat/>
    <w:rPr>
      <w:rFonts w:ascii="Arial" w:hAnsi="Arial" w:cs="Arial"/>
      <w:b/>
      <w:bCs/>
      <w:kern w:val="1"/>
      <w:sz w:val="28"/>
      <w:szCs w:val="32"/>
      <w:lang w:val="en-US" w:eastAsia="ar-SA" w:bidi="ar-SA"/>
    </w:rPr>
  </w:style>
  <w:style w:type="character" w:customStyle="1" w:styleId="mainnumberlevel1Zchn">
    <w:name w:val="main number level 1 Zchn"/>
    <w:qFormat/>
    <w:rPr>
      <w:rFonts w:ascii="Arial" w:hAnsi="Arial"/>
      <w:b/>
      <w:sz w:val="22"/>
      <w:lang w:val="en-US" w:eastAsia="ar-SA" w:bidi="ar-SA"/>
    </w:rPr>
  </w:style>
  <w:style w:type="paragraph" w:customStyle="1" w:styleId="berschrift">
    <w:name w:val="Überschrift"/>
    <w:basedOn w:val="a"/>
    <w:next w:val="aa"/>
    <w:qFormat/>
    <w:pPr>
      <w:keepNext/>
      <w:suppressAutoHyphens/>
      <w:spacing w:before="240"/>
      <w:jc w:val="both"/>
    </w:pPr>
    <w:rPr>
      <w:rFonts w:eastAsia="MS Mincho" w:cs="Tahoma"/>
      <w:sz w:val="28"/>
      <w:szCs w:val="28"/>
      <w:lang w:val="en-US" w:eastAsia="ar-SA"/>
    </w:rPr>
  </w:style>
  <w:style w:type="character" w:customStyle="1" w:styleId="ab">
    <w:name w:val="正文文本 字符"/>
    <w:link w:val="aa"/>
    <w:qFormat/>
    <w:rPr>
      <w:rFonts w:ascii="Arial" w:eastAsia="宋体" w:hAnsi="Arial"/>
      <w:szCs w:val="24"/>
      <w:lang w:eastAsia="ar-SA"/>
    </w:rPr>
  </w:style>
  <w:style w:type="paragraph" w:customStyle="1" w:styleId="Beschriftung1">
    <w:name w:val="Beschriftung1"/>
    <w:basedOn w:val="a"/>
    <w:qFormat/>
    <w:pPr>
      <w:suppressLineNumbers/>
      <w:suppressAutoHyphens/>
      <w:spacing w:before="120"/>
      <w:jc w:val="both"/>
    </w:pPr>
    <w:rPr>
      <w:rFonts w:eastAsia="宋体" w:cs="Tahoma"/>
      <w:i/>
      <w:iCs/>
      <w:sz w:val="24"/>
      <w:szCs w:val="24"/>
      <w:lang w:val="en-US" w:eastAsia="ar-SA"/>
    </w:rPr>
  </w:style>
  <w:style w:type="paragraph" w:customStyle="1" w:styleId="Verzeichnis">
    <w:name w:val="Verzeichnis"/>
    <w:basedOn w:val="a"/>
    <w:qFormat/>
    <w:pPr>
      <w:suppressLineNumbers/>
      <w:suppressAutoHyphens/>
      <w:spacing w:before="120" w:after="0"/>
      <w:jc w:val="both"/>
    </w:pPr>
    <w:rPr>
      <w:rFonts w:eastAsia="宋体" w:cs="Tahoma"/>
      <w:szCs w:val="24"/>
      <w:lang w:val="en-US" w:eastAsia="ar-SA"/>
    </w:rPr>
  </w:style>
  <w:style w:type="character" w:customStyle="1" w:styleId="af5">
    <w:name w:val="副标题 字符"/>
    <w:link w:val="af4"/>
    <w:qFormat/>
    <w:rPr>
      <w:rFonts w:ascii="Arial" w:eastAsia="宋体" w:hAnsi="Arial"/>
      <w:sz w:val="32"/>
      <w:lang w:eastAsia="ar-SA"/>
    </w:rPr>
  </w:style>
  <w:style w:type="paragraph" w:customStyle="1" w:styleId="Verfasser">
    <w:name w:val="Verfasser"/>
    <w:basedOn w:val="afb"/>
    <w:next w:val="a"/>
    <w:qFormat/>
    <w:pPr>
      <w:keepNext/>
      <w:pBdr>
        <w:top w:val="single" w:sz="40" w:space="0" w:color="000000"/>
      </w:pBdr>
      <w:suppressAutoHyphens/>
      <w:spacing w:before="960" w:after="0" w:line="264" w:lineRule="auto"/>
      <w:jc w:val="right"/>
    </w:pPr>
    <w:rPr>
      <w:rFonts w:eastAsia="宋体" w:cs="Times New Roman"/>
      <w:b w:val="0"/>
      <w:kern w:val="1"/>
      <w:sz w:val="36"/>
      <w:szCs w:val="20"/>
      <w:lang w:val="en-US" w:eastAsia="ar-SA"/>
    </w:rPr>
  </w:style>
  <w:style w:type="paragraph" w:customStyle="1" w:styleId="Firmenname">
    <w:name w:val="Firmenname"/>
    <w:basedOn w:val="1"/>
    <w:qFormat/>
    <w:pPr>
      <w:pageBreakBefore/>
      <w:numPr>
        <w:numId w:val="0"/>
      </w:numPr>
      <w:suppressAutoHyphens/>
      <w:spacing w:before="0" w:after="0" w:line="264" w:lineRule="auto"/>
      <w:outlineLvl w:val="9"/>
    </w:pPr>
    <w:rPr>
      <w:rFonts w:ascii="Calibri" w:eastAsia="宋体" w:hAnsi="Calibri" w:cs="Times New Roman"/>
      <w:bCs w:val="0"/>
      <w:kern w:val="1"/>
      <w:szCs w:val="20"/>
      <w:lang w:val="en-US" w:eastAsia="ar-SA"/>
    </w:rPr>
  </w:style>
  <w:style w:type="paragraph" w:customStyle="1" w:styleId="mainnumberlevel1">
    <w:name w:val="main number level 1"/>
    <w:basedOn w:val="a"/>
    <w:qFormat/>
    <w:pPr>
      <w:keepNext/>
      <w:suppressAutoHyphens/>
      <w:spacing w:before="120"/>
      <w:jc w:val="both"/>
    </w:pPr>
    <w:rPr>
      <w:rFonts w:eastAsia="宋体" w:cs="Times New Roman"/>
      <w:b/>
      <w:sz w:val="22"/>
      <w:lang w:val="en-US" w:eastAsia="ar-SA"/>
    </w:rPr>
  </w:style>
  <w:style w:type="paragraph" w:customStyle="1" w:styleId="mainnumberlevel2">
    <w:name w:val="main number level 2"/>
    <w:basedOn w:val="a"/>
    <w:qFormat/>
    <w:pPr>
      <w:suppressAutoHyphens/>
      <w:spacing w:before="60" w:after="60"/>
      <w:jc w:val="both"/>
    </w:pPr>
    <w:rPr>
      <w:rFonts w:eastAsia="宋体" w:cs="Times New Roman"/>
      <w:sz w:val="22"/>
      <w:lang w:val="en-US" w:eastAsia="ar-SA"/>
    </w:rPr>
  </w:style>
  <w:style w:type="paragraph" w:customStyle="1" w:styleId="mainnumberlevel3">
    <w:name w:val="main number level 3"/>
    <w:basedOn w:val="a"/>
    <w:qFormat/>
    <w:pPr>
      <w:suppressAutoHyphens/>
      <w:spacing w:before="60" w:after="60"/>
      <w:jc w:val="both"/>
    </w:pPr>
    <w:rPr>
      <w:rFonts w:eastAsia="宋体" w:cs="Times New Roman"/>
      <w:sz w:val="22"/>
      <w:lang w:val="en-US" w:eastAsia="ar-SA"/>
    </w:rPr>
  </w:style>
  <w:style w:type="paragraph" w:customStyle="1" w:styleId="FormatvorlageTitelZentriert">
    <w:name w:val="Formatvorlage Titel + Zentriert"/>
    <w:basedOn w:val="afb"/>
    <w:qFormat/>
    <w:pPr>
      <w:keepNext/>
      <w:pBdr>
        <w:top w:val="single" w:sz="40" w:space="0" w:color="000000"/>
      </w:pBdr>
      <w:suppressAutoHyphens/>
      <w:spacing w:before="3840" w:after="240" w:line="264" w:lineRule="auto"/>
    </w:pPr>
    <w:rPr>
      <w:rFonts w:eastAsia="宋体" w:cs="Times New Roman"/>
      <w:kern w:val="1"/>
      <w:sz w:val="48"/>
      <w:szCs w:val="20"/>
      <w:lang w:val="en-US" w:eastAsia="ar-SA"/>
    </w:rPr>
  </w:style>
  <w:style w:type="paragraph" w:customStyle="1" w:styleId="NurText1">
    <w:name w:val="Nur Text1"/>
    <w:basedOn w:val="a"/>
    <w:qFormat/>
    <w:pPr>
      <w:suppressAutoHyphens/>
      <w:spacing w:after="0"/>
    </w:pPr>
    <w:rPr>
      <w:rFonts w:ascii="Courier New" w:eastAsia="宋体" w:hAnsi="Courier New" w:cs="Courier New"/>
      <w:lang w:eastAsia="ar-SA"/>
    </w:rPr>
  </w:style>
  <w:style w:type="paragraph" w:customStyle="1" w:styleId="Inhaltsverzeichnis10">
    <w:name w:val="Inhaltsverzeichnis 10"/>
    <w:basedOn w:val="Verzeichnis"/>
    <w:qFormat/>
    <w:pPr>
      <w:tabs>
        <w:tab w:val="right" w:leader="dot" w:pos="9637"/>
      </w:tabs>
      <w:ind w:left="2547"/>
    </w:pPr>
  </w:style>
  <w:style w:type="paragraph" w:customStyle="1" w:styleId="Tabellenberschrift">
    <w:name w:val="Tabellen Überschrift"/>
    <w:basedOn w:val="TabellenInhalt"/>
    <w:qFormat/>
    <w:pPr>
      <w:jc w:val="center"/>
    </w:pPr>
    <w:rPr>
      <w:b/>
      <w:bCs/>
      <w:i/>
      <w:iCs/>
    </w:rPr>
  </w:style>
  <w:style w:type="paragraph" w:customStyle="1" w:styleId="Rahmeninhalt">
    <w:name w:val="Rahmeninhalt"/>
    <w:basedOn w:val="aa"/>
    <w:qFormat/>
  </w:style>
  <w:style w:type="character" w:customStyle="1" w:styleId="32">
    <w:name w:val="正文文本 3 字符"/>
    <w:link w:val="31"/>
    <w:qFormat/>
    <w:rPr>
      <w:rFonts w:ascii="Abbey" w:eastAsia="宋体" w:hAnsi="Abbey" w:cs="Arial"/>
    </w:rPr>
  </w:style>
  <w:style w:type="character" w:customStyle="1" w:styleId="a5">
    <w:name w:val="列表项目符号 字符"/>
    <w:link w:val="a4"/>
    <w:qFormat/>
    <w:rPr>
      <w:rFonts w:ascii="Arial" w:eastAsia="宋体" w:hAnsi="Arial"/>
      <w:szCs w:val="24"/>
      <w:lang w:eastAsia="ar-SA"/>
    </w:rPr>
  </w:style>
  <w:style w:type="paragraph" w:customStyle="1" w:styleId="text0">
    <w:name w:val="text"/>
    <w:basedOn w:val="a"/>
    <w:qFormat/>
    <w:pPr>
      <w:spacing w:before="100" w:beforeAutospacing="1" w:after="100" w:afterAutospacing="1"/>
    </w:pPr>
    <w:rPr>
      <w:rFonts w:eastAsia="宋体"/>
      <w:lang w:eastAsia="de-DE"/>
    </w:rPr>
  </w:style>
  <w:style w:type="paragraph" w:customStyle="1" w:styleId="berschrift11">
    <w:name w:val="Überschrift 11"/>
    <w:basedOn w:val="a"/>
    <w:qFormat/>
    <w:pPr>
      <w:tabs>
        <w:tab w:val="left" w:pos="432"/>
      </w:tabs>
      <w:spacing w:after="0"/>
    </w:pPr>
    <w:rPr>
      <w:rFonts w:ascii="Calibri" w:eastAsiaTheme="minorHAnsi" w:hAnsi="Calibri" w:cs="Calibri"/>
      <w:sz w:val="22"/>
      <w:szCs w:val="22"/>
      <w:lang w:val="en-US"/>
    </w:rPr>
  </w:style>
  <w:style w:type="paragraph" w:customStyle="1" w:styleId="berschrift21">
    <w:name w:val="Überschrift 21"/>
    <w:basedOn w:val="a"/>
    <w:qFormat/>
    <w:pPr>
      <w:tabs>
        <w:tab w:val="left" w:pos="576"/>
      </w:tabs>
      <w:spacing w:after="0"/>
    </w:pPr>
    <w:rPr>
      <w:rFonts w:ascii="Calibri" w:eastAsiaTheme="minorHAnsi" w:hAnsi="Calibri" w:cs="Calibri"/>
      <w:sz w:val="22"/>
      <w:szCs w:val="22"/>
      <w:lang w:val="en-US"/>
    </w:rPr>
  </w:style>
  <w:style w:type="paragraph" w:customStyle="1" w:styleId="berschrift31">
    <w:name w:val="Überschrift 31"/>
    <w:basedOn w:val="a"/>
    <w:qFormat/>
    <w:pPr>
      <w:tabs>
        <w:tab w:val="left" w:pos="720"/>
      </w:tabs>
      <w:spacing w:after="0"/>
    </w:pPr>
    <w:rPr>
      <w:rFonts w:ascii="Calibri" w:eastAsiaTheme="minorHAnsi" w:hAnsi="Calibri" w:cs="Calibri"/>
      <w:sz w:val="22"/>
      <w:szCs w:val="22"/>
      <w:lang w:val="en-US"/>
    </w:rPr>
  </w:style>
  <w:style w:type="paragraph" w:customStyle="1" w:styleId="berschrift41">
    <w:name w:val="Überschrift 41"/>
    <w:basedOn w:val="a"/>
    <w:qFormat/>
    <w:pPr>
      <w:tabs>
        <w:tab w:val="left" w:pos="864"/>
      </w:tabs>
      <w:spacing w:after="0"/>
    </w:pPr>
    <w:rPr>
      <w:rFonts w:ascii="Calibri" w:eastAsiaTheme="minorHAnsi" w:hAnsi="Calibri" w:cs="Calibri"/>
      <w:sz w:val="22"/>
      <w:szCs w:val="22"/>
      <w:lang w:val="en-US"/>
    </w:rPr>
  </w:style>
  <w:style w:type="paragraph" w:customStyle="1" w:styleId="berschrift51">
    <w:name w:val="Überschrift 51"/>
    <w:basedOn w:val="a"/>
    <w:qFormat/>
    <w:pPr>
      <w:tabs>
        <w:tab w:val="left" w:pos="1008"/>
      </w:tabs>
      <w:spacing w:after="0"/>
    </w:pPr>
    <w:rPr>
      <w:rFonts w:ascii="Calibri" w:eastAsiaTheme="minorHAnsi" w:hAnsi="Calibri" w:cs="Calibri"/>
      <w:sz w:val="22"/>
      <w:szCs w:val="22"/>
      <w:lang w:val="en-US"/>
    </w:rPr>
  </w:style>
  <w:style w:type="paragraph" w:customStyle="1" w:styleId="berschrift61">
    <w:name w:val="Überschrift 61"/>
    <w:basedOn w:val="a"/>
    <w:qFormat/>
    <w:pPr>
      <w:tabs>
        <w:tab w:val="left" w:pos="1152"/>
      </w:tabs>
      <w:spacing w:after="0"/>
    </w:pPr>
    <w:rPr>
      <w:rFonts w:ascii="Calibri" w:eastAsiaTheme="minorHAnsi" w:hAnsi="Calibri" w:cs="Calibri"/>
      <w:sz w:val="22"/>
      <w:szCs w:val="22"/>
      <w:lang w:val="en-US"/>
    </w:rPr>
  </w:style>
  <w:style w:type="paragraph" w:customStyle="1" w:styleId="berschrift71">
    <w:name w:val="Überschrift 71"/>
    <w:basedOn w:val="a"/>
    <w:qFormat/>
    <w:pPr>
      <w:tabs>
        <w:tab w:val="left" w:pos="1296"/>
      </w:tabs>
      <w:spacing w:after="0"/>
    </w:pPr>
    <w:rPr>
      <w:rFonts w:ascii="Calibri" w:eastAsiaTheme="minorHAnsi" w:hAnsi="Calibri" w:cs="Calibri"/>
      <w:sz w:val="22"/>
      <w:szCs w:val="22"/>
      <w:lang w:val="en-US"/>
    </w:rPr>
  </w:style>
  <w:style w:type="paragraph" w:customStyle="1" w:styleId="berschrift81">
    <w:name w:val="Überschrift 81"/>
    <w:basedOn w:val="a"/>
    <w:qFormat/>
    <w:pPr>
      <w:tabs>
        <w:tab w:val="left" w:pos="1440"/>
      </w:tabs>
      <w:spacing w:after="0"/>
    </w:pPr>
    <w:rPr>
      <w:rFonts w:ascii="Calibri" w:eastAsiaTheme="minorHAnsi" w:hAnsi="Calibri" w:cs="Calibri"/>
      <w:sz w:val="22"/>
      <w:szCs w:val="22"/>
      <w:lang w:val="en-US"/>
    </w:rPr>
  </w:style>
  <w:style w:type="paragraph" w:customStyle="1" w:styleId="berschrift91">
    <w:name w:val="Überschrift 91"/>
    <w:basedOn w:val="a"/>
    <w:qFormat/>
    <w:pPr>
      <w:tabs>
        <w:tab w:val="left" w:pos="1584"/>
      </w:tabs>
      <w:spacing w:after="0"/>
    </w:pPr>
    <w:rPr>
      <w:rFonts w:ascii="Calibri" w:eastAsiaTheme="minorHAnsi" w:hAnsi="Calibri" w:cs="Calibri"/>
      <w:sz w:val="22"/>
      <w:szCs w:val="22"/>
      <w:lang w:val="en-US"/>
    </w:rPr>
  </w:style>
  <w:style w:type="character" w:customStyle="1" w:styleId="ad">
    <w:name w:val="纯文本 字符"/>
    <w:basedOn w:val="a0"/>
    <w:link w:val="ac"/>
    <w:uiPriority w:val="99"/>
    <w:semiHidden/>
    <w:qFormat/>
    <w:rPr>
      <w:rFonts w:ascii="Courier New" w:hAnsi="Courier New"/>
      <w:sz w:val="18"/>
      <w:szCs w:val="21"/>
    </w:rPr>
  </w:style>
  <w:style w:type="paragraph" w:customStyle="1" w:styleId="Default">
    <w:name w:val="Default"/>
    <w:qFormat/>
    <w:pPr>
      <w:autoSpaceDE w:val="0"/>
      <w:autoSpaceDN w:val="0"/>
      <w:adjustRightInd w:val="0"/>
    </w:pPr>
    <w:rPr>
      <w:rFonts w:ascii="Gill Sans MT" w:eastAsiaTheme="minorHAnsi" w:hAnsi="Gill Sans MT" w:cs="Gill Sans MT"/>
      <w:color w:val="000000"/>
      <w:sz w:val="24"/>
      <w:szCs w:val="24"/>
      <w:lang w:eastAsia="en-US"/>
    </w:rPr>
  </w:style>
  <w:style w:type="character" w:customStyle="1" w:styleId="st1">
    <w:name w:val="st1"/>
    <w:basedOn w:val="a0"/>
    <w:qFormat/>
  </w:style>
  <w:style w:type="paragraph" w:customStyle="1" w:styleId="Code">
    <w:name w:val="Code"/>
    <w:basedOn w:val="a"/>
    <w:link w:val="CodeZchn"/>
    <w:qFormat/>
    <w:pPr>
      <w:pBdr>
        <w:top w:val="single" w:sz="2" w:space="1" w:color="808080"/>
        <w:left w:val="single" w:sz="2" w:space="0" w:color="808080"/>
        <w:bottom w:val="single" w:sz="2" w:space="1" w:color="808080"/>
        <w:right w:val="single" w:sz="2" w:space="0" w:color="808080"/>
      </w:pBdr>
      <w:shd w:val="clear" w:color="auto" w:fill="E6E6E6"/>
      <w:ind w:left="1701"/>
    </w:pPr>
    <w:rPr>
      <w:rFonts w:ascii="Courier New" w:eastAsia="宋体" w:hAnsi="Courier New" w:cs="Times New Roman"/>
      <w:lang w:val="en-US" w:eastAsia="de-DE"/>
    </w:rPr>
  </w:style>
  <w:style w:type="character" w:customStyle="1" w:styleId="CodeZchn">
    <w:name w:val="Code Zchn"/>
    <w:link w:val="Code"/>
    <w:qFormat/>
    <w:rPr>
      <w:rFonts w:ascii="Courier New" w:eastAsia="宋体" w:hAnsi="Courier New"/>
      <w:shd w:val="clear" w:color="auto" w:fill="E6E6E6"/>
      <w:lang w:eastAsia="de-DE"/>
    </w:rPr>
  </w:style>
  <w:style w:type="paragraph" w:customStyle="1" w:styleId="body1">
    <w:name w:val="body 1"/>
    <w:basedOn w:val="a"/>
    <w:qFormat/>
    <w:pPr>
      <w:keepLines/>
      <w:spacing w:before="120" w:after="0"/>
      <w:ind w:left="567"/>
    </w:pPr>
    <w:rPr>
      <w:rFonts w:ascii="Times New Roman" w:eastAsia="宋体" w:hAnsi="Times New Roman" w:cs="Times New Roman"/>
      <w:sz w:val="24"/>
      <w:lang w:val="en-US"/>
    </w:rPr>
  </w:style>
  <w:style w:type="character" w:customStyle="1" w:styleId="mw-headline">
    <w:name w:val="mw-headline"/>
    <w:basedOn w:val="a0"/>
    <w:qFormat/>
  </w:style>
  <w:style w:type="character" w:customStyle="1" w:styleId="HTML0">
    <w:name w:val="HTML 预设格式 字符"/>
    <w:basedOn w:val="a0"/>
    <w:link w:val="HTML"/>
    <w:uiPriority w:val="99"/>
    <w:semiHidden/>
    <w:qFormat/>
    <w:rPr>
      <w:rFonts w:ascii="Courier New" w:eastAsia="Times New Roman" w:hAnsi="Courier New" w:cs="Courier New"/>
      <w:lang w:eastAsia="zh-CN"/>
    </w:rPr>
  </w:style>
  <w:style w:type="paragraph" w:customStyle="1" w:styleId="body2">
    <w:name w:val="body 2"/>
    <w:basedOn w:val="body1"/>
    <w:qFormat/>
    <w:pPr>
      <w:ind w:left="993"/>
    </w:pPr>
  </w:style>
  <w:style w:type="paragraph" w:customStyle="1" w:styleId="body3">
    <w:name w:val="body 3"/>
    <w:basedOn w:val="body1"/>
    <w:qFormat/>
    <w:pPr>
      <w:ind w:left="1418"/>
    </w:pPr>
  </w:style>
  <w:style w:type="character" w:customStyle="1" w:styleId="apple-converted-space">
    <w:name w:val="apple-converted-space"/>
    <w:basedOn w:val="a0"/>
    <w:qFormat/>
  </w:style>
  <w:style w:type="character" w:customStyle="1" w:styleId="con">
    <w:name w:val="con"/>
    <w:basedOn w:val="a0"/>
    <w:qFormat/>
  </w:style>
  <w:style w:type="paragraph" w:customStyle="1" w:styleId="WPSOffice1">
    <w:name w:val="WPSOffice手动目录 1"/>
    <w:qFormat/>
    <w:rPr>
      <w:rFonts w:ascii="Times New Roman" w:hAnsi="Times New Roman"/>
    </w:rPr>
  </w:style>
  <w:style w:type="paragraph" w:customStyle="1" w:styleId="WPSOffice2">
    <w:name w:val="WPSOffice手动目录 2"/>
    <w:qFormat/>
    <w:pPr>
      <w:ind w:leftChars="200" w:left="200"/>
    </w:pPr>
    <w:rPr>
      <w:rFonts w:ascii="Times New Roman" w:hAnsi="Times New Roman"/>
    </w:rPr>
  </w:style>
  <w:style w:type="paragraph" w:customStyle="1" w:styleId="WPSOffice3">
    <w:name w:val="WPSOffice手动目录 3"/>
    <w:qFormat/>
    <w:pPr>
      <w:ind w:leftChars="400" w:left="400"/>
    </w:pPr>
    <w:rPr>
      <w:rFonts w:ascii="Times New Roman" w:hAnsi="Times New Roman"/>
    </w:rPr>
  </w:style>
  <w:style w:type="paragraph" w:customStyle="1" w:styleId="aff8">
    <w:name w:val="缩进正文"/>
    <w:basedOn w:val="a"/>
    <w:qFormat/>
    <w:pPr>
      <w:ind w:firstLine="360"/>
    </w:pPr>
  </w:style>
  <w:style w:type="character" w:customStyle="1" w:styleId="font11">
    <w:name w:val="font11"/>
    <w:basedOn w:val="a0"/>
    <w:qFormat/>
    <w:rPr>
      <w:rFonts w:ascii="宋体" w:eastAsia="宋体" w:hAnsi="宋体" w:cs="宋体" w:hint="eastAsia"/>
      <w:color w:val="000000"/>
      <w:sz w:val="18"/>
      <w:szCs w:val="18"/>
      <w:u w:val="none"/>
    </w:rPr>
  </w:style>
  <w:style w:type="paragraph" w:styleId="TOC">
    <w:name w:val="TOC Heading"/>
    <w:basedOn w:val="1"/>
    <w:next w:val="a"/>
    <w:uiPriority w:val="39"/>
    <w:unhideWhenUsed/>
    <w:qFormat/>
    <w:rsid w:val="00D90304"/>
    <w:pPr>
      <w:keepLines/>
      <w:numPr>
        <w:numId w:val="0"/>
      </w:numPr>
      <w:tabs>
        <w:tab w:val="clear" w:pos="432"/>
      </w:tabs>
      <w:spacing w:after="0" w:line="259" w:lineRule="auto"/>
      <w:outlineLvl w:val="9"/>
    </w:pPr>
    <w:rPr>
      <w:rFonts w:asciiTheme="majorHAnsi" w:eastAsiaTheme="majorEastAsia" w:hAnsiTheme="majorHAnsi" w:cstheme="majorBidi"/>
      <w:b w:val="0"/>
      <w:bCs w:val="0"/>
      <w:color w:val="365F91" w:themeColor="accent1" w:themeShade="BF"/>
      <w:kern w:val="0"/>
      <w:sz w:val="32"/>
      <w:szCs w:val="32"/>
      <w:lang w:val="en-US" w:eastAsia="zh-CN"/>
    </w:rPr>
  </w:style>
  <w:style w:type="character" w:customStyle="1" w:styleId="hljs-string">
    <w:name w:val="hljs-string"/>
    <w:basedOn w:val="a0"/>
    <w:rsid w:val="005467BF"/>
  </w:style>
  <w:style w:type="character" w:customStyle="1" w:styleId="hljs-keyword">
    <w:name w:val="hljs-keyword"/>
    <w:basedOn w:val="a0"/>
    <w:rsid w:val="00C6614C"/>
  </w:style>
  <w:style w:type="character" w:customStyle="1" w:styleId="hljs-comment">
    <w:name w:val="hljs-comment"/>
    <w:basedOn w:val="a0"/>
    <w:rsid w:val="00C6614C"/>
  </w:style>
  <w:style w:type="paragraph" w:styleId="aff9">
    <w:name w:val="Revision"/>
    <w:hidden/>
    <w:uiPriority w:val="99"/>
    <w:unhideWhenUsed/>
    <w:rsid w:val="00994540"/>
    <w:rPr>
      <w:rFonts w:ascii="Arial" w:eastAsiaTheme="minorEastAsia" w:hAnsi="Arial" w:cs="Arial"/>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5279">
      <w:bodyDiv w:val="1"/>
      <w:marLeft w:val="0"/>
      <w:marRight w:val="0"/>
      <w:marTop w:val="0"/>
      <w:marBottom w:val="0"/>
      <w:divBdr>
        <w:top w:val="none" w:sz="0" w:space="0" w:color="auto"/>
        <w:left w:val="none" w:sz="0" w:space="0" w:color="auto"/>
        <w:bottom w:val="none" w:sz="0" w:space="0" w:color="auto"/>
        <w:right w:val="none" w:sz="0" w:space="0" w:color="auto"/>
      </w:divBdr>
    </w:div>
    <w:div w:id="119958872">
      <w:bodyDiv w:val="1"/>
      <w:marLeft w:val="0"/>
      <w:marRight w:val="0"/>
      <w:marTop w:val="0"/>
      <w:marBottom w:val="0"/>
      <w:divBdr>
        <w:top w:val="none" w:sz="0" w:space="0" w:color="auto"/>
        <w:left w:val="none" w:sz="0" w:space="0" w:color="auto"/>
        <w:bottom w:val="none" w:sz="0" w:space="0" w:color="auto"/>
        <w:right w:val="none" w:sz="0" w:space="0" w:color="auto"/>
      </w:divBdr>
    </w:div>
    <w:div w:id="123163744">
      <w:bodyDiv w:val="1"/>
      <w:marLeft w:val="0"/>
      <w:marRight w:val="0"/>
      <w:marTop w:val="0"/>
      <w:marBottom w:val="0"/>
      <w:divBdr>
        <w:top w:val="none" w:sz="0" w:space="0" w:color="auto"/>
        <w:left w:val="none" w:sz="0" w:space="0" w:color="auto"/>
        <w:bottom w:val="none" w:sz="0" w:space="0" w:color="auto"/>
        <w:right w:val="none" w:sz="0" w:space="0" w:color="auto"/>
      </w:divBdr>
    </w:div>
    <w:div w:id="199632114">
      <w:bodyDiv w:val="1"/>
      <w:marLeft w:val="0"/>
      <w:marRight w:val="0"/>
      <w:marTop w:val="0"/>
      <w:marBottom w:val="0"/>
      <w:divBdr>
        <w:top w:val="none" w:sz="0" w:space="0" w:color="auto"/>
        <w:left w:val="none" w:sz="0" w:space="0" w:color="auto"/>
        <w:bottom w:val="none" w:sz="0" w:space="0" w:color="auto"/>
        <w:right w:val="none" w:sz="0" w:space="0" w:color="auto"/>
      </w:divBdr>
    </w:div>
    <w:div w:id="221067558">
      <w:bodyDiv w:val="1"/>
      <w:marLeft w:val="0"/>
      <w:marRight w:val="0"/>
      <w:marTop w:val="0"/>
      <w:marBottom w:val="0"/>
      <w:divBdr>
        <w:top w:val="none" w:sz="0" w:space="0" w:color="auto"/>
        <w:left w:val="none" w:sz="0" w:space="0" w:color="auto"/>
        <w:bottom w:val="none" w:sz="0" w:space="0" w:color="auto"/>
        <w:right w:val="none" w:sz="0" w:space="0" w:color="auto"/>
      </w:divBdr>
    </w:div>
    <w:div w:id="266230003">
      <w:bodyDiv w:val="1"/>
      <w:marLeft w:val="0"/>
      <w:marRight w:val="0"/>
      <w:marTop w:val="0"/>
      <w:marBottom w:val="0"/>
      <w:divBdr>
        <w:top w:val="none" w:sz="0" w:space="0" w:color="auto"/>
        <w:left w:val="none" w:sz="0" w:space="0" w:color="auto"/>
        <w:bottom w:val="none" w:sz="0" w:space="0" w:color="auto"/>
        <w:right w:val="none" w:sz="0" w:space="0" w:color="auto"/>
      </w:divBdr>
    </w:div>
    <w:div w:id="293415941">
      <w:bodyDiv w:val="1"/>
      <w:marLeft w:val="0"/>
      <w:marRight w:val="0"/>
      <w:marTop w:val="0"/>
      <w:marBottom w:val="0"/>
      <w:divBdr>
        <w:top w:val="none" w:sz="0" w:space="0" w:color="auto"/>
        <w:left w:val="none" w:sz="0" w:space="0" w:color="auto"/>
        <w:bottom w:val="none" w:sz="0" w:space="0" w:color="auto"/>
        <w:right w:val="none" w:sz="0" w:space="0" w:color="auto"/>
      </w:divBdr>
    </w:div>
    <w:div w:id="358748422">
      <w:bodyDiv w:val="1"/>
      <w:marLeft w:val="0"/>
      <w:marRight w:val="0"/>
      <w:marTop w:val="0"/>
      <w:marBottom w:val="0"/>
      <w:divBdr>
        <w:top w:val="none" w:sz="0" w:space="0" w:color="auto"/>
        <w:left w:val="none" w:sz="0" w:space="0" w:color="auto"/>
        <w:bottom w:val="none" w:sz="0" w:space="0" w:color="auto"/>
        <w:right w:val="none" w:sz="0" w:space="0" w:color="auto"/>
      </w:divBdr>
    </w:div>
    <w:div w:id="361594362">
      <w:bodyDiv w:val="1"/>
      <w:marLeft w:val="0"/>
      <w:marRight w:val="0"/>
      <w:marTop w:val="0"/>
      <w:marBottom w:val="0"/>
      <w:divBdr>
        <w:top w:val="none" w:sz="0" w:space="0" w:color="auto"/>
        <w:left w:val="none" w:sz="0" w:space="0" w:color="auto"/>
        <w:bottom w:val="none" w:sz="0" w:space="0" w:color="auto"/>
        <w:right w:val="none" w:sz="0" w:space="0" w:color="auto"/>
      </w:divBdr>
    </w:div>
    <w:div w:id="407263896">
      <w:bodyDiv w:val="1"/>
      <w:marLeft w:val="0"/>
      <w:marRight w:val="0"/>
      <w:marTop w:val="0"/>
      <w:marBottom w:val="0"/>
      <w:divBdr>
        <w:top w:val="none" w:sz="0" w:space="0" w:color="auto"/>
        <w:left w:val="none" w:sz="0" w:space="0" w:color="auto"/>
        <w:bottom w:val="none" w:sz="0" w:space="0" w:color="auto"/>
        <w:right w:val="none" w:sz="0" w:space="0" w:color="auto"/>
      </w:divBdr>
    </w:div>
    <w:div w:id="408385904">
      <w:bodyDiv w:val="1"/>
      <w:marLeft w:val="0"/>
      <w:marRight w:val="0"/>
      <w:marTop w:val="0"/>
      <w:marBottom w:val="0"/>
      <w:divBdr>
        <w:top w:val="none" w:sz="0" w:space="0" w:color="auto"/>
        <w:left w:val="none" w:sz="0" w:space="0" w:color="auto"/>
        <w:bottom w:val="none" w:sz="0" w:space="0" w:color="auto"/>
        <w:right w:val="none" w:sz="0" w:space="0" w:color="auto"/>
      </w:divBdr>
    </w:div>
    <w:div w:id="447116947">
      <w:bodyDiv w:val="1"/>
      <w:marLeft w:val="0"/>
      <w:marRight w:val="0"/>
      <w:marTop w:val="0"/>
      <w:marBottom w:val="0"/>
      <w:divBdr>
        <w:top w:val="none" w:sz="0" w:space="0" w:color="auto"/>
        <w:left w:val="none" w:sz="0" w:space="0" w:color="auto"/>
        <w:bottom w:val="none" w:sz="0" w:space="0" w:color="auto"/>
        <w:right w:val="none" w:sz="0" w:space="0" w:color="auto"/>
      </w:divBdr>
    </w:div>
    <w:div w:id="462501880">
      <w:bodyDiv w:val="1"/>
      <w:marLeft w:val="0"/>
      <w:marRight w:val="0"/>
      <w:marTop w:val="0"/>
      <w:marBottom w:val="0"/>
      <w:divBdr>
        <w:top w:val="none" w:sz="0" w:space="0" w:color="auto"/>
        <w:left w:val="none" w:sz="0" w:space="0" w:color="auto"/>
        <w:bottom w:val="none" w:sz="0" w:space="0" w:color="auto"/>
        <w:right w:val="none" w:sz="0" w:space="0" w:color="auto"/>
      </w:divBdr>
    </w:div>
    <w:div w:id="469828253">
      <w:bodyDiv w:val="1"/>
      <w:marLeft w:val="0"/>
      <w:marRight w:val="0"/>
      <w:marTop w:val="0"/>
      <w:marBottom w:val="0"/>
      <w:divBdr>
        <w:top w:val="none" w:sz="0" w:space="0" w:color="auto"/>
        <w:left w:val="none" w:sz="0" w:space="0" w:color="auto"/>
        <w:bottom w:val="none" w:sz="0" w:space="0" w:color="auto"/>
        <w:right w:val="none" w:sz="0" w:space="0" w:color="auto"/>
      </w:divBdr>
    </w:div>
    <w:div w:id="548153382">
      <w:bodyDiv w:val="1"/>
      <w:marLeft w:val="0"/>
      <w:marRight w:val="0"/>
      <w:marTop w:val="0"/>
      <w:marBottom w:val="0"/>
      <w:divBdr>
        <w:top w:val="none" w:sz="0" w:space="0" w:color="auto"/>
        <w:left w:val="none" w:sz="0" w:space="0" w:color="auto"/>
        <w:bottom w:val="none" w:sz="0" w:space="0" w:color="auto"/>
        <w:right w:val="none" w:sz="0" w:space="0" w:color="auto"/>
      </w:divBdr>
      <w:divsChild>
        <w:div w:id="1055809432">
          <w:marLeft w:val="0"/>
          <w:marRight w:val="0"/>
          <w:marTop w:val="0"/>
          <w:marBottom w:val="0"/>
          <w:divBdr>
            <w:top w:val="none" w:sz="0" w:space="0" w:color="auto"/>
            <w:left w:val="none" w:sz="0" w:space="0" w:color="auto"/>
            <w:bottom w:val="none" w:sz="0" w:space="0" w:color="auto"/>
            <w:right w:val="none" w:sz="0" w:space="0" w:color="auto"/>
          </w:divBdr>
          <w:divsChild>
            <w:div w:id="599023427">
              <w:marLeft w:val="0"/>
              <w:marRight w:val="0"/>
              <w:marTop w:val="0"/>
              <w:marBottom w:val="0"/>
              <w:divBdr>
                <w:top w:val="none" w:sz="0" w:space="0" w:color="auto"/>
                <w:left w:val="none" w:sz="0" w:space="0" w:color="auto"/>
                <w:bottom w:val="none" w:sz="0" w:space="0" w:color="auto"/>
                <w:right w:val="none" w:sz="0" w:space="0" w:color="auto"/>
              </w:divBdr>
              <w:divsChild>
                <w:div w:id="1315916672">
                  <w:marLeft w:val="0"/>
                  <w:marRight w:val="0"/>
                  <w:marTop w:val="0"/>
                  <w:marBottom w:val="0"/>
                  <w:divBdr>
                    <w:top w:val="none" w:sz="0" w:space="0" w:color="auto"/>
                    <w:left w:val="none" w:sz="0" w:space="0" w:color="auto"/>
                    <w:bottom w:val="none" w:sz="0" w:space="0" w:color="auto"/>
                    <w:right w:val="none" w:sz="0" w:space="0" w:color="auto"/>
                  </w:divBdr>
                  <w:divsChild>
                    <w:div w:id="2082867329">
                      <w:marLeft w:val="0"/>
                      <w:marRight w:val="0"/>
                      <w:marTop w:val="0"/>
                      <w:marBottom w:val="0"/>
                      <w:divBdr>
                        <w:top w:val="none" w:sz="0" w:space="0" w:color="auto"/>
                        <w:left w:val="none" w:sz="0" w:space="0" w:color="auto"/>
                        <w:bottom w:val="none" w:sz="0" w:space="0" w:color="auto"/>
                        <w:right w:val="none" w:sz="0" w:space="0" w:color="auto"/>
                      </w:divBdr>
                    </w:div>
                    <w:div w:id="1313146299">
                      <w:marLeft w:val="0"/>
                      <w:marRight w:val="0"/>
                      <w:marTop w:val="0"/>
                      <w:marBottom w:val="0"/>
                      <w:divBdr>
                        <w:top w:val="none" w:sz="0" w:space="0" w:color="auto"/>
                        <w:left w:val="none" w:sz="0" w:space="0" w:color="auto"/>
                        <w:bottom w:val="none" w:sz="0" w:space="0" w:color="auto"/>
                        <w:right w:val="none" w:sz="0" w:space="0" w:color="auto"/>
                      </w:divBdr>
                    </w:div>
                  </w:divsChild>
                </w:div>
                <w:div w:id="6049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422913">
          <w:marLeft w:val="0"/>
          <w:marRight w:val="0"/>
          <w:marTop w:val="0"/>
          <w:marBottom w:val="0"/>
          <w:divBdr>
            <w:top w:val="none" w:sz="0" w:space="0" w:color="auto"/>
            <w:left w:val="none" w:sz="0" w:space="0" w:color="auto"/>
            <w:bottom w:val="none" w:sz="0" w:space="0" w:color="auto"/>
            <w:right w:val="none" w:sz="0" w:space="0" w:color="auto"/>
          </w:divBdr>
          <w:divsChild>
            <w:div w:id="705105698">
              <w:marLeft w:val="0"/>
              <w:marRight w:val="0"/>
              <w:marTop w:val="0"/>
              <w:marBottom w:val="0"/>
              <w:divBdr>
                <w:top w:val="none" w:sz="0" w:space="0" w:color="auto"/>
                <w:left w:val="none" w:sz="0" w:space="0" w:color="auto"/>
                <w:bottom w:val="none" w:sz="0" w:space="0" w:color="auto"/>
                <w:right w:val="none" w:sz="0" w:space="0" w:color="auto"/>
              </w:divBdr>
              <w:divsChild>
                <w:div w:id="2081099675">
                  <w:marLeft w:val="0"/>
                  <w:marRight w:val="0"/>
                  <w:marTop w:val="0"/>
                  <w:marBottom w:val="0"/>
                  <w:divBdr>
                    <w:top w:val="none" w:sz="0" w:space="0" w:color="auto"/>
                    <w:left w:val="none" w:sz="0" w:space="0" w:color="auto"/>
                    <w:bottom w:val="none" w:sz="0" w:space="0" w:color="auto"/>
                    <w:right w:val="none" w:sz="0" w:space="0" w:color="auto"/>
                  </w:divBdr>
                  <w:divsChild>
                    <w:div w:id="1109351887">
                      <w:marLeft w:val="0"/>
                      <w:marRight w:val="0"/>
                      <w:marTop w:val="0"/>
                      <w:marBottom w:val="0"/>
                      <w:divBdr>
                        <w:top w:val="none" w:sz="0" w:space="0" w:color="auto"/>
                        <w:left w:val="none" w:sz="0" w:space="0" w:color="auto"/>
                        <w:bottom w:val="none" w:sz="0" w:space="0" w:color="auto"/>
                        <w:right w:val="none" w:sz="0" w:space="0" w:color="auto"/>
                      </w:divBdr>
                    </w:div>
                    <w:div w:id="2135976727">
                      <w:marLeft w:val="0"/>
                      <w:marRight w:val="0"/>
                      <w:marTop w:val="0"/>
                      <w:marBottom w:val="0"/>
                      <w:divBdr>
                        <w:top w:val="none" w:sz="0" w:space="0" w:color="auto"/>
                        <w:left w:val="none" w:sz="0" w:space="0" w:color="auto"/>
                        <w:bottom w:val="none" w:sz="0" w:space="0" w:color="auto"/>
                        <w:right w:val="none" w:sz="0" w:space="0" w:color="auto"/>
                      </w:divBdr>
                    </w:div>
                  </w:divsChild>
                </w:div>
                <w:div w:id="86606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932072">
      <w:bodyDiv w:val="1"/>
      <w:marLeft w:val="0"/>
      <w:marRight w:val="0"/>
      <w:marTop w:val="0"/>
      <w:marBottom w:val="0"/>
      <w:divBdr>
        <w:top w:val="none" w:sz="0" w:space="0" w:color="auto"/>
        <w:left w:val="none" w:sz="0" w:space="0" w:color="auto"/>
        <w:bottom w:val="none" w:sz="0" w:space="0" w:color="auto"/>
        <w:right w:val="none" w:sz="0" w:space="0" w:color="auto"/>
      </w:divBdr>
    </w:div>
    <w:div w:id="680206406">
      <w:bodyDiv w:val="1"/>
      <w:marLeft w:val="0"/>
      <w:marRight w:val="0"/>
      <w:marTop w:val="0"/>
      <w:marBottom w:val="0"/>
      <w:divBdr>
        <w:top w:val="none" w:sz="0" w:space="0" w:color="auto"/>
        <w:left w:val="none" w:sz="0" w:space="0" w:color="auto"/>
        <w:bottom w:val="none" w:sz="0" w:space="0" w:color="auto"/>
        <w:right w:val="none" w:sz="0" w:space="0" w:color="auto"/>
      </w:divBdr>
    </w:div>
    <w:div w:id="698362908">
      <w:bodyDiv w:val="1"/>
      <w:marLeft w:val="0"/>
      <w:marRight w:val="0"/>
      <w:marTop w:val="0"/>
      <w:marBottom w:val="0"/>
      <w:divBdr>
        <w:top w:val="none" w:sz="0" w:space="0" w:color="auto"/>
        <w:left w:val="none" w:sz="0" w:space="0" w:color="auto"/>
        <w:bottom w:val="none" w:sz="0" w:space="0" w:color="auto"/>
        <w:right w:val="none" w:sz="0" w:space="0" w:color="auto"/>
      </w:divBdr>
    </w:div>
    <w:div w:id="752897304">
      <w:bodyDiv w:val="1"/>
      <w:marLeft w:val="0"/>
      <w:marRight w:val="0"/>
      <w:marTop w:val="0"/>
      <w:marBottom w:val="0"/>
      <w:divBdr>
        <w:top w:val="none" w:sz="0" w:space="0" w:color="auto"/>
        <w:left w:val="none" w:sz="0" w:space="0" w:color="auto"/>
        <w:bottom w:val="none" w:sz="0" w:space="0" w:color="auto"/>
        <w:right w:val="none" w:sz="0" w:space="0" w:color="auto"/>
      </w:divBdr>
    </w:div>
    <w:div w:id="758520426">
      <w:bodyDiv w:val="1"/>
      <w:marLeft w:val="0"/>
      <w:marRight w:val="0"/>
      <w:marTop w:val="0"/>
      <w:marBottom w:val="0"/>
      <w:divBdr>
        <w:top w:val="none" w:sz="0" w:space="0" w:color="auto"/>
        <w:left w:val="none" w:sz="0" w:space="0" w:color="auto"/>
        <w:bottom w:val="none" w:sz="0" w:space="0" w:color="auto"/>
        <w:right w:val="none" w:sz="0" w:space="0" w:color="auto"/>
      </w:divBdr>
    </w:div>
    <w:div w:id="806049072">
      <w:bodyDiv w:val="1"/>
      <w:marLeft w:val="0"/>
      <w:marRight w:val="0"/>
      <w:marTop w:val="0"/>
      <w:marBottom w:val="0"/>
      <w:divBdr>
        <w:top w:val="none" w:sz="0" w:space="0" w:color="auto"/>
        <w:left w:val="none" w:sz="0" w:space="0" w:color="auto"/>
        <w:bottom w:val="none" w:sz="0" w:space="0" w:color="auto"/>
        <w:right w:val="none" w:sz="0" w:space="0" w:color="auto"/>
      </w:divBdr>
    </w:div>
    <w:div w:id="947662412">
      <w:bodyDiv w:val="1"/>
      <w:marLeft w:val="0"/>
      <w:marRight w:val="0"/>
      <w:marTop w:val="0"/>
      <w:marBottom w:val="0"/>
      <w:divBdr>
        <w:top w:val="none" w:sz="0" w:space="0" w:color="auto"/>
        <w:left w:val="none" w:sz="0" w:space="0" w:color="auto"/>
        <w:bottom w:val="none" w:sz="0" w:space="0" w:color="auto"/>
        <w:right w:val="none" w:sz="0" w:space="0" w:color="auto"/>
      </w:divBdr>
    </w:div>
    <w:div w:id="1042091434">
      <w:bodyDiv w:val="1"/>
      <w:marLeft w:val="0"/>
      <w:marRight w:val="0"/>
      <w:marTop w:val="0"/>
      <w:marBottom w:val="0"/>
      <w:divBdr>
        <w:top w:val="none" w:sz="0" w:space="0" w:color="auto"/>
        <w:left w:val="none" w:sz="0" w:space="0" w:color="auto"/>
        <w:bottom w:val="none" w:sz="0" w:space="0" w:color="auto"/>
        <w:right w:val="none" w:sz="0" w:space="0" w:color="auto"/>
      </w:divBdr>
    </w:div>
    <w:div w:id="1086996956">
      <w:bodyDiv w:val="1"/>
      <w:marLeft w:val="0"/>
      <w:marRight w:val="0"/>
      <w:marTop w:val="0"/>
      <w:marBottom w:val="0"/>
      <w:divBdr>
        <w:top w:val="none" w:sz="0" w:space="0" w:color="auto"/>
        <w:left w:val="none" w:sz="0" w:space="0" w:color="auto"/>
        <w:bottom w:val="none" w:sz="0" w:space="0" w:color="auto"/>
        <w:right w:val="none" w:sz="0" w:space="0" w:color="auto"/>
      </w:divBdr>
    </w:div>
    <w:div w:id="1323661930">
      <w:bodyDiv w:val="1"/>
      <w:marLeft w:val="0"/>
      <w:marRight w:val="0"/>
      <w:marTop w:val="0"/>
      <w:marBottom w:val="0"/>
      <w:divBdr>
        <w:top w:val="none" w:sz="0" w:space="0" w:color="auto"/>
        <w:left w:val="none" w:sz="0" w:space="0" w:color="auto"/>
        <w:bottom w:val="none" w:sz="0" w:space="0" w:color="auto"/>
        <w:right w:val="none" w:sz="0" w:space="0" w:color="auto"/>
      </w:divBdr>
    </w:div>
    <w:div w:id="1332372562">
      <w:bodyDiv w:val="1"/>
      <w:marLeft w:val="0"/>
      <w:marRight w:val="0"/>
      <w:marTop w:val="0"/>
      <w:marBottom w:val="0"/>
      <w:divBdr>
        <w:top w:val="none" w:sz="0" w:space="0" w:color="auto"/>
        <w:left w:val="none" w:sz="0" w:space="0" w:color="auto"/>
        <w:bottom w:val="none" w:sz="0" w:space="0" w:color="auto"/>
        <w:right w:val="none" w:sz="0" w:space="0" w:color="auto"/>
      </w:divBdr>
      <w:divsChild>
        <w:div w:id="2145535984">
          <w:marLeft w:val="0"/>
          <w:marRight w:val="0"/>
          <w:marTop w:val="0"/>
          <w:marBottom w:val="0"/>
          <w:divBdr>
            <w:top w:val="none" w:sz="0" w:space="0" w:color="auto"/>
            <w:left w:val="none" w:sz="0" w:space="0" w:color="auto"/>
            <w:bottom w:val="none" w:sz="0" w:space="0" w:color="auto"/>
            <w:right w:val="none" w:sz="0" w:space="0" w:color="auto"/>
          </w:divBdr>
          <w:divsChild>
            <w:div w:id="2027318913">
              <w:marLeft w:val="0"/>
              <w:marRight w:val="0"/>
              <w:marTop w:val="0"/>
              <w:marBottom w:val="0"/>
              <w:divBdr>
                <w:top w:val="none" w:sz="0" w:space="0" w:color="auto"/>
                <w:left w:val="none" w:sz="0" w:space="0" w:color="auto"/>
                <w:bottom w:val="none" w:sz="0" w:space="0" w:color="auto"/>
                <w:right w:val="none" w:sz="0" w:space="0" w:color="auto"/>
              </w:divBdr>
              <w:divsChild>
                <w:div w:id="2010988134">
                  <w:marLeft w:val="0"/>
                  <w:marRight w:val="0"/>
                  <w:marTop w:val="0"/>
                  <w:marBottom w:val="0"/>
                  <w:divBdr>
                    <w:top w:val="none" w:sz="0" w:space="0" w:color="auto"/>
                    <w:left w:val="none" w:sz="0" w:space="0" w:color="auto"/>
                    <w:bottom w:val="none" w:sz="0" w:space="0" w:color="auto"/>
                    <w:right w:val="none" w:sz="0" w:space="0" w:color="auto"/>
                  </w:divBdr>
                  <w:divsChild>
                    <w:div w:id="897545931">
                      <w:marLeft w:val="0"/>
                      <w:marRight w:val="0"/>
                      <w:marTop w:val="0"/>
                      <w:marBottom w:val="0"/>
                      <w:divBdr>
                        <w:top w:val="none" w:sz="0" w:space="0" w:color="auto"/>
                        <w:left w:val="none" w:sz="0" w:space="0" w:color="auto"/>
                        <w:bottom w:val="none" w:sz="0" w:space="0" w:color="auto"/>
                        <w:right w:val="none" w:sz="0" w:space="0" w:color="auto"/>
                      </w:divBdr>
                    </w:div>
                    <w:div w:id="1908420741">
                      <w:marLeft w:val="0"/>
                      <w:marRight w:val="0"/>
                      <w:marTop w:val="0"/>
                      <w:marBottom w:val="0"/>
                      <w:divBdr>
                        <w:top w:val="none" w:sz="0" w:space="0" w:color="auto"/>
                        <w:left w:val="none" w:sz="0" w:space="0" w:color="auto"/>
                        <w:bottom w:val="none" w:sz="0" w:space="0" w:color="auto"/>
                        <w:right w:val="none" w:sz="0" w:space="0" w:color="auto"/>
                      </w:divBdr>
                    </w:div>
                  </w:divsChild>
                </w:div>
                <w:div w:id="148342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909425">
          <w:marLeft w:val="0"/>
          <w:marRight w:val="0"/>
          <w:marTop w:val="0"/>
          <w:marBottom w:val="0"/>
          <w:divBdr>
            <w:top w:val="none" w:sz="0" w:space="0" w:color="auto"/>
            <w:left w:val="none" w:sz="0" w:space="0" w:color="auto"/>
            <w:bottom w:val="none" w:sz="0" w:space="0" w:color="auto"/>
            <w:right w:val="none" w:sz="0" w:space="0" w:color="auto"/>
          </w:divBdr>
          <w:divsChild>
            <w:div w:id="1505321015">
              <w:marLeft w:val="0"/>
              <w:marRight w:val="0"/>
              <w:marTop w:val="0"/>
              <w:marBottom w:val="0"/>
              <w:divBdr>
                <w:top w:val="none" w:sz="0" w:space="0" w:color="auto"/>
                <w:left w:val="none" w:sz="0" w:space="0" w:color="auto"/>
                <w:bottom w:val="none" w:sz="0" w:space="0" w:color="auto"/>
                <w:right w:val="none" w:sz="0" w:space="0" w:color="auto"/>
              </w:divBdr>
              <w:divsChild>
                <w:div w:id="171917426">
                  <w:marLeft w:val="0"/>
                  <w:marRight w:val="0"/>
                  <w:marTop w:val="0"/>
                  <w:marBottom w:val="0"/>
                  <w:divBdr>
                    <w:top w:val="none" w:sz="0" w:space="0" w:color="auto"/>
                    <w:left w:val="none" w:sz="0" w:space="0" w:color="auto"/>
                    <w:bottom w:val="none" w:sz="0" w:space="0" w:color="auto"/>
                    <w:right w:val="none" w:sz="0" w:space="0" w:color="auto"/>
                  </w:divBdr>
                  <w:divsChild>
                    <w:div w:id="967469920">
                      <w:marLeft w:val="0"/>
                      <w:marRight w:val="0"/>
                      <w:marTop w:val="0"/>
                      <w:marBottom w:val="0"/>
                      <w:divBdr>
                        <w:top w:val="none" w:sz="0" w:space="0" w:color="auto"/>
                        <w:left w:val="none" w:sz="0" w:space="0" w:color="auto"/>
                        <w:bottom w:val="none" w:sz="0" w:space="0" w:color="auto"/>
                        <w:right w:val="none" w:sz="0" w:space="0" w:color="auto"/>
                      </w:divBdr>
                    </w:div>
                    <w:div w:id="1933657660">
                      <w:marLeft w:val="0"/>
                      <w:marRight w:val="0"/>
                      <w:marTop w:val="0"/>
                      <w:marBottom w:val="0"/>
                      <w:divBdr>
                        <w:top w:val="none" w:sz="0" w:space="0" w:color="auto"/>
                        <w:left w:val="none" w:sz="0" w:space="0" w:color="auto"/>
                        <w:bottom w:val="none" w:sz="0" w:space="0" w:color="auto"/>
                        <w:right w:val="none" w:sz="0" w:space="0" w:color="auto"/>
                      </w:divBdr>
                    </w:div>
                  </w:divsChild>
                </w:div>
                <w:div w:id="199251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6285">
          <w:marLeft w:val="0"/>
          <w:marRight w:val="0"/>
          <w:marTop w:val="0"/>
          <w:marBottom w:val="0"/>
          <w:divBdr>
            <w:top w:val="none" w:sz="0" w:space="0" w:color="auto"/>
            <w:left w:val="none" w:sz="0" w:space="0" w:color="auto"/>
            <w:bottom w:val="none" w:sz="0" w:space="0" w:color="auto"/>
            <w:right w:val="none" w:sz="0" w:space="0" w:color="auto"/>
          </w:divBdr>
          <w:divsChild>
            <w:div w:id="241917294">
              <w:marLeft w:val="0"/>
              <w:marRight w:val="0"/>
              <w:marTop w:val="0"/>
              <w:marBottom w:val="0"/>
              <w:divBdr>
                <w:top w:val="none" w:sz="0" w:space="0" w:color="auto"/>
                <w:left w:val="none" w:sz="0" w:space="0" w:color="auto"/>
                <w:bottom w:val="none" w:sz="0" w:space="0" w:color="auto"/>
                <w:right w:val="none" w:sz="0" w:space="0" w:color="auto"/>
              </w:divBdr>
              <w:divsChild>
                <w:div w:id="722869241">
                  <w:marLeft w:val="0"/>
                  <w:marRight w:val="0"/>
                  <w:marTop w:val="0"/>
                  <w:marBottom w:val="0"/>
                  <w:divBdr>
                    <w:top w:val="none" w:sz="0" w:space="0" w:color="auto"/>
                    <w:left w:val="none" w:sz="0" w:space="0" w:color="auto"/>
                    <w:bottom w:val="none" w:sz="0" w:space="0" w:color="auto"/>
                    <w:right w:val="none" w:sz="0" w:space="0" w:color="auto"/>
                  </w:divBdr>
                  <w:divsChild>
                    <w:div w:id="516387003">
                      <w:marLeft w:val="0"/>
                      <w:marRight w:val="0"/>
                      <w:marTop w:val="0"/>
                      <w:marBottom w:val="0"/>
                      <w:divBdr>
                        <w:top w:val="none" w:sz="0" w:space="0" w:color="auto"/>
                        <w:left w:val="none" w:sz="0" w:space="0" w:color="auto"/>
                        <w:bottom w:val="none" w:sz="0" w:space="0" w:color="auto"/>
                        <w:right w:val="none" w:sz="0" w:space="0" w:color="auto"/>
                      </w:divBdr>
                    </w:div>
                    <w:div w:id="1533303405">
                      <w:marLeft w:val="0"/>
                      <w:marRight w:val="0"/>
                      <w:marTop w:val="0"/>
                      <w:marBottom w:val="0"/>
                      <w:divBdr>
                        <w:top w:val="none" w:sz="0" w:space="0" w:color="auto"/>
                        <w:left w:val="none" w:sz="0" w:space="0" w:color="auto"/>
                        <w:bottom w:val="none" w:sz="0" w:space="0" w:color="auto"/>
                        <w:right w:val="none" w:sz="0" w:space="0" w:color="auto"/>
                      </w:divBdr>
                    </w:div>
                  </w:divsChild>
                </w:div>
                <w:div w:id="7250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00769">
      <w:bodyDiv w:val="1"/>
      <w:marLeft w:val="0"/>
      <w:marRight w:val="0"/>
      <w:marTop w:val="0"/>
      <w:marBottom w:val="0"/>
      <w:divBdr>
        <w:top w:val="none" w:sz="0" w:space="0" w:color="auto"/>
        <w:left w:val="none" w:sz="0" w:space="0" w:color="auto"/>
        <w:bottom w:val="none" w:sz="0" w:space="0" w:color="auto"/>
        <w:right w:val="none" w:sz="0" w:space="0" w:color="auto"/>
      </w:divBdr>
    </w:div>
    <w:div w:id="1419981439">
      <w:bodyDiv w:val="1"/>
      <w:marLeft w:val="0"/>
      <w:marRight w:val="0"/>
      <w:marTop w:val="0"/>
      <w:marBottom w:val="0"/>
      <w:divBdr>
        <w:top w:val="none" w:sz="0" w:space="0" w:color="auto"/>
        <w:left w:val="none" w:sz="0" w:space="0" w:color="auto"/>
        <w:bottom w:val="none" w:sz="0" w:space="0" w:color="auto"/>
        <w:right w:val="none" w:sz="0" w:space="0" w:color="auto"/>
      </w:divBdr>
    </w:div>
    <w:div w:id="1429352806">
      <w:bodyDiv w:val="1"/>
      <w:marLeft w:val="0"/>
      <w:marRight w:val="0"/>
      <w:marTop w:val="0"/>
      <w:marBottom w:val="0"/>
      <w:divBdr>
        <w:top w:val="none" w:sz="0" w:space="0" w:color="auto"/>
        <w:left w:val="none" w:sz="0" w:space="0" w:color="auto"/>
        <w:bottom w:val="none" w:sz="0" w:space="0" w:color="auto"/>
        <w:right w:val="none" w:sz="0" w:space="0" w:color="auto"/>
      </w:divBdr>
    </w:div>
    <w:div w:id="1615861988">
      <w:bodyDiv w:val="1"/>
      <w:marLeft w:val="0"/>
      <w:marRight w:val="0"/>
      <w:marTop w:val="0"/>
      <w:marBottom w:val="0"/>
      <w:divBdr>
        <w:top w:val="none" w:sz="0" w:space="0" w:color="auto"/>
        <w:left w:val="none" w:sz="0" w:space="0" w:color="auto"/>
        <w:bottom w:val="none" w:sz="0" w:space="0" w:color="auto"/>
        <w:right w:val="none" w:sz="0" w:space="0" w:color="auto"/>
      </w:divBdr>
    </w:div>
    <w:div w:id="1622760583">
      <w:bodyDiv w:val="1"/>
      <w:marLeft w:val="0"/>
      <w:marRight w:val="0"/>
      <w:marTop w:val="0"/>
      <w:marBottom w:val="0"/>
      <w:divBdr>
        <w:top w:val="none" w:sz="0" w:space="0" w:color="auto"/>
        <w:left w:val="none" w:sz="0" w:space="0" w:color="auto"/>
        <w:bottom w:val="none" w:sz="0" w:space="0" w:color="auto"/>
        <w:right w:val="none" w:sz="0" w:space="0" w:color="auto"/>
      </w:divBdr>
    </w:div>
    <w:div w:id="1631351563">
      <w:bodyDiv w:val="1"/>
      <w:marLeft w:val="0"/>
      <w:marRight w:val="0"/>
      <w:marTop w:val="0"/>
      <w:marBottom w:val="0"/>
      <w:divBdr>
        <w:top w:val="none" w:sz="0" w:space="0" w:color="auto"/>
        <w:left w:val="none" w:sz="0" w:space="0" w:color="auto"/>
        <w:bottom w:val="none" w:sz="0" w:space="0" w:color="auto"/>
        <w:right w:val="none" w:sz="0" w:space="0" w:color="auto"/>
      </w:divBdr>
    </w:div>
    <w:div w:id="1637179286">
      <w:bodyDiv w:val="1"/>
      <w:marLeft w:val="0"/>
      <w:marRight w:val="0"/>
      <w:marTop w:val="0"/>
      <w:marBottom w:val="0"/>
      <w:divBdr>
        <w:top w:val="none" w:sz="0" w:space="0" w:color="auto"/>
        <w:left w:val="none" w:sz="0" w:space="0" w:color="auto"/>
        <w:bottom w:val="none" w:sz="0" w:space="0" w:color="auto"/>
        <w:right w:val="none" w:sz="0" w:space="0" w:color="auto"/>
      </w:divBdr>
      <w:divsChild>
        <w:div w:id="1807118738">
          <w:marLeft w:val="0"/>
          <w:marRight w:val="0"/>
          <w:marTop w:val="0"/>
          <w:marBottom w:val="0"/>
          <w:divBdr>
            <w:top w:val="none" w:sz="0" w:space="0" w:color="auto"/>
            <w:left w:val="none" w:sz="0" w:space="0" w:color="auto"/>
            <w:bottom w:val="none" w:sz="0" w:space="0" w:color="auto"/>
            <w:right w:val="none" w:sz="0" w:space="0" w:color="auto"/>
          </w:divBdr>
          <w:divsChild>
            <w:div w:id="1059328818">
              <w:marLeft w:val="0"/>
              <w:marRight w:val="0"/>
              <w:marTop w:val="0"/>
              <w:marBottom w:val="0"/>
              <w:divBdr>
                <w:top w:val="none" w:sz="0" w:space="0" w:color="auto"/>
                <w:left w:val="none" w:sz="0" w:space="0" w:color="auto"/>
                <w:bottom w:val="none" w:sz="0" w:space="0" w:color="auto"/>
                <w:right w:val="none" w:sz="0" w:space="0" w:color="auto"/>
              </w:divBdr>
              <w:divsChild>
                <w:div w:id="1359309765">
                  <w:marLeft w:val="0"/>
                  <w:marRight w:val="0"/>
                  <w:marTop w:val="0"/>
                  <w:marBottom w:val="0"/>
                  <w:divBdr>
                    <w:top w:val="none" w:sz="0" w:space="0" w:color="auto"/>
                    <w:left w:val="none" w:sz="0" w:space="0" w:color="auto"/>
                    <w:bottom w:val="none" w:sz="0" w:space="0" w:color="auto"/>
                    <w:right w:val="none" w:sz="0" w:space="0" w:color="auto"/>
                  </w:divBdr>
                  <w:divsChild>
                    <w:div w:id="426971480">
                      <w:marLeft w:val="0"/>
                      <w:marRight w:val="0"/>
                      <w:marTop w:val="0"/>
                      <w:marBottom w:val="0"/>
                      <w:divBdr>
                        <w:top w:val="none" w:sz="0" w:space="0" w:color="auto"/>
                        <w:left w:val="none" w:sz="0" w:space="0" w:color="auto"/>
                        <w:bottom w:val="none" w:sz="0" w:space="0" w:color="auto"/>
                        <w:right w:val="none" w:sz="0" w:space="0" w:color="auto"/>
                      </w:divBdr>
                    </w:div>
                    <w:div w:id="1536890497">
                      <w:marLeft w:val="0"/>
                      <w:marRight w:val="0"/>
                      <w:marTop w:val="0"/>
                      <w:marBottom w:val="0"/>
                      <w:divBdr>
                        <w:top w:val="none" w:sz="0" w:space="0" w:color="auto"/>
                        <w:left w:val="none" w:sz="0" w:space="0" w:color="auto"/>
                        <w:bottom w:val="none" w:sz="0" w:space="0" w:color="auto"/>
                        <w:right w:val="none" w:sz="0" w:space="0" w:color="auto"/>
                      </w:divBdr>
                    </w:div>
                  </w:divsChild>
                </w:div>
                <w:div w:id="209913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585967">
          <w:marLeft w:val="0"/>
          <w:marRight w:val="0"/>
          <w:marTop w:val="0"/>
          <w:marBottom w:val="0"/>
          <w:divBdr>
            <w:top w:val="none" w:sz="0" w:space="0" w:color="auto"/>
            <w:left w:val="none" w:sz="0" w:space="0" w:color="auto"/>
            <w:bottom w:val="none" w:sz="0" w:space="0" w:color="auto"/>
            <w:right w:val="none" w:sz="0" w:space="0" w:color="auto"/>
          </w:divBdr>
          <w:divsChild>
            <w:div w:id="33044856">
              <w:marLeft w:val="0"/>
              <w:marRight w:val="0"/>
              <w:marTop w:val="0"/>
              <w:marBottom w:val="0"/>
              <w:divBdr>
                <w:top w:val="none" w:sz="0" w:space="0" w:color="auto"/>
                <w:left w:val="none" w:sz="0" w:space="0" w:color="auto"/>
                <w:bottom w:val="none" w:sz="0" w:space="0" w:color="auto"/>
                <w:right w:val="none" w:sz="0" w:space="0" w:color="auto"/>
              </w:divBdr>
              <w:divsChild>
                <w:div w:id="1989170169">
                  <w:marLeft w:val="0"/>
                  <w:marRight w:val="0"/>
                  <w:marTop w:val="0"/>
                  <w:marBottom w:val="0"/>
                  <w:divBdr>
                    <w:top w:val="none" w:sz="0" w:space="0" w:color="auto"/>
                    <w:left w:val="none" w:sz="0" w:space="0" w:color="auto"/>
                    <w:bottom w:val="none" w:sz="0" w:space="0" w:color="auto"/>
                    <w:right w:val="none" w:sz="0" w:space="0" w:color="auto"/>
                  </w:divBdr>
                  <w:divsChild>
                    <w:div w:id="1062826665">
                      <w:marLeft w:val="0"/>
                      <w:marRight w:val="0"/>
                      <w:marTop w:val="0"/>
                      <w:marBottom w:val="0"/>
                      <w:divBdr>
                        <w:top w:val="none" w:sz="0" w:space="0" w:color="auto"/>
                        <w:left w:val="none" w:sz="0" w:space="0" w:color="auto"/>
                        <w:bottom w:val="none" w:sz="0" w:space="0" w:color="auto"/>
                        <w:right w:val="none" w:sz="0" w:space="0" w:color="auto"/>
                      </w:divBdr>
                    </w:div>
                    <w:div w:id="1974947772">
                      <w:marLeft w:val="0"/>
                      <w:marRight w:val="0"/>
                      <w:marTop w:val="0"/>
                      <w:marBottom w:val="0"/>
                      <w:divBdr>
                        <w:top w:val="none" w:sz="0" w:space="0" w:color="auto"/>
                        <w:left w:val="none" w:sz="0" w:space="0" w:color="auto"/>
                        <w:bottom w:val="none" w:sz="0" w:space="0" w:color="auto"/>
                        <w:right w:val="none" w:sz="0" w:space="0" w:color="auto"/>
                      </w:divBdr>
                    </w:div>
                  </w:divsChild>
                </w:div>
                <w:div w:id="26261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828012">
          <w:marLeft w:val="0"/>
          <w:marRight w:val="0"/>
          <w:marTop w:val="0"/>
          <w:marBottom w:val="0"/>
          <w:divBdr>
            <w:top w:val="none" w:sz="0" w:space="0" w:color="auto"/>
            <w:left w:val="none" w:sz="0" w:space="0" w:color="auto"/>
            <w:bottom w:val="none" w:sz="0" w:space="0" w:color="auto"/>
            <w:right w:val="none" w:sz="0" w:space="0" w:color="auto"/>
          </w:divBdr>
          <w:divsChild>
            <w:div w:id="1614550825">
              <w:marLeft w:val="0"/>
              <w:marRight w:val="0"/>
              <w:marTop w:val="0"/>
              <w:marBottom w:val="0"/>
              <w:divBdr>
                <w:top w:val="none" w:sz="0" w:space="0" w:color="auto"/>
                <w:left w:val="none" w:sz="0" w:space="0" w:color="auto"/>
                <w:bottom w:val="none" w:sz="0" w:space="0" w:color="auto"/>
                <w:right w:val="none" w:sz="0" w:space="0" w:color="auto"/>
              </w:divBdr>
              <w:divsChild>
                <w:div w:id="1298343163">
                  <w:marLeft w:val="0"/>
                  <w:marRight w:val="0"/>
                  <w:marTop w:val="0"/>
                  <w:marBottom w:val="0"/>
                  <w:divBdr>
                    <w:top w:val="none" w:sz="0" w:space="0" w:color="auto"/>
                    <w:left w:val="none" w:sz="0" w:space="0" w:color="auto"/>
                    <w:bottom w:val="none" w:sz="0" w:space="0" w:color="auto"/>
                    <w:right w:val="none" w:sz="0" w:space="0" w:color="auto"/>
                  </w:divBdr>
                  <w:divsChild>
                    <w:div w:id="1758214396">
                      <w:marLeft w:val="0"/>
                      <w:marRight w:val="0"/>
                      <w:marTop w:val="0"/>
                      <w:marBottom w:val="0"/>
                      <w:divBdr>
                        <w:top w:val="none" w:sz="0" w:space="0" w:color="auto"/>
                        <w:left w:val="none" w:sz="0" w:space="0" w:color="auto"/>
                        <w:bottom w:val="none" w:sz="0" w:space="0" w:color="auto"/>
                        <w:right w:val="none" w:sz="0" w:space="0" w:color="auto"/>
                      </w:divBdr>
                    </w:div>
                    <w:div w:id="819688985">
                      <w:marLeft w:val="0"/>
                      <w:marRight w:val="0"/>
                      <w:marTop w:val="0"/>
                      <w:marBottom w:val="0"/>
                      <w:divBdr>
                        <w:top w:val="none" w:sz="0" w:space="0" w:color="auto"/>
                        <w:left w:val="none" w:sz="0" w:space="0" w:color="auto"/>
                        <w:bottom w:val="none" w:sz="0" w:space="0" w:color="auto"/>
                        <w:right w:val="none" w:sz="0" w:space="0" w:color="auto"/>
                      </w:divBdr>
                    </w:div>
                  </w:divsChild>
                </w:div>
                <w:div w:id="9218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858396">
      <w:bodyDiv w:val="1"/>
      <w:marLeft w:val="0"/>
      <w:marRight w:val="0"/>
      <w:marTop w:val="0"/>
      <w:marBottom w:val="0"/>
      <w:divBdr>
        <w:top w:val="none" w:sz="0" w:space="0" w:color="auto"/>
        <w:left w:val="none" w:sz="0" w:space="0" w:color="auto"/>
        <w:bottom w:val="none" w:sz="0" w:space="0" w:color="auto"/>
        <w:right w:val="none" w:sz="0" w:space="0" w:color="auto"/>
      </w:divBdr>
    </w:div>
    <w:div w:id="1716616604">
      <w:bodyDiv w:val="1"/>
      <w:marLeft w:val="0"/>
      <w:marRight w:val="0"/>
      <w:marTop w:val="0"/>
      <w:marBottom w:val="0"/>
      <w:divBdr>
        <w:top w:val="none" w:sz="0" w:space="0" w:color="auto"/>
        <w:left w:val="none" w:sz="0" w:space="0" w:color="auto"/>
        <w:bottom w:val="none" w:sz="0" w:space="0" w:color="auto"/>
        <w:right w:val="none" w:sz="0" w:space="0" w:color="auto"/>
      </w:divBdr>
    </w:div>
    <w:div w:id="1733388812">
      <w:bodyDiv w:val="1"/>
      <w:marLeft w:val="0"/>
      <w:marRight w:val="0"/>
      <w:marTop w:val="0"/>
      <w:marBottom w:val="0"/>
      <w:divBdr>
        <w:top w:val="none" w:sz="0" w:space="0" w:color="auto"/>
        <w:left w:val="none" w:sz="0" w:space="0" w:color="auto"/>
        <w:bottom w:val="none" w:sz="0" w:space="0" w:color="auto"/>
        <w:right w:val="none" w:sz="0" w:space="0" w:color="auto"/>
      </w:divBdr>
    </w:div>
    <w:div w:id="1761559235">
      <w:bodyDiv w:val="1"/>
      <w:marLeft w:val="0"/>
      <w:marRight w:val="0"/>
      <w:marTop w:val="0"/>
      <w:marBottom w:val="0"/>
      <w:divBdr>
        <w:top w:val="none" w:sz="0" w:space="0" w:color="auto"/>
        <w:left w:val="none" w:sz="0" w:space="0" w:color="auto"/>
        <w:bottom w:val="none" w:sz="0" w:space="0" w:color="auto"/>
        <w:right w:val="none" w:sz="0" w:space="0" w:color="auto"/>
      </w:divBdr>
    </w:div>
    <w:div w:id="1815104938">
      <w:bodyDiv w:val="1"/>
      <w:marLeft w:val="0"/>
      <w:marRight w:val="0"/>
      <w:marTop w:val="0"/>
      <w:marBottom w:val="0"/>
      <w:divBdr>
        <w:top w:val="none" w:sz="0" w:space="0" w:color="auto"/>
        <w:left w:val="none" w:sz="0" w:space="0" w:color="auto"/>
        <w:bottom w:val="none" w:sz="0" w:space="0" w:color="auto"/>
        <w:right w:val="none" w:sz="0" w:space="0" w:color="auto"/>
      </w:divBdr>
    </w:div>
    <w:div w:id="1820465424">
      <w:bodyDiv w:val="1"/>
      <w:marLeft w:val="0"/>
      <w:marRight w:val="0"/>
      <w:marTop w:val="0"/>
      <w:marBottom w:val="0"/>
      <w:divBdr>
        <w:top w:val="none" w:sz="0" w:space="0" w:color="auto"/>
        <w:left w:val="none" w:sz="0" w:space="0" w:color="auto"/>
        <w:bottom w:val="none" w:sz="0" w:space="0" w:color="auto"/>
        <w:right w:val="none" w:sz="0" w:space="0" w:color="auto"/>
      </w:divBdr>
    </w:div>
    <w:div w:id="1962763050">
      <w:bodyDiv w:val="1"/>
      <w:marLeft w:val="0"/>
      <w:marRight w:val="0"/>
      <w:marTop w:val="0"/>
      <w:marBottom w:val="0"/>
      <w:divBdr>
        <w:top w:val="none" w:sz="0" w:space="0" w:color="auto"/>
        <w:left w:val="none" w:sz="0" w:space="0" w:color="auto"/>
        <w:bottom w:val="none" w:sz="0" w:space="0" w:color="auto"/>
        <w:right w:val="none" w:sz="0" w:space="0" w:color="auto"/>
      </w:divBdr>
      <w:divsChild>
        <w:div w:id="1334911556">
          <w:marLeft w:val="0"/>
          <w:marRight w:val="0"/>
          <w:marTop w:val="0"/>
          <w:marBottom w:val="0"/>
          <w:divBdr>
            <w:top w:val="none" w:sz="0" w:space="0" w:color="auto"/>
            <w:left w:val="none" w:sz="0" w:space="0" w:color="auto"/>
            <w:bottom w:val="none" w:sz="0" w:space="0" w:color="auto"/>
            <w:right w:val="none" w:sz="0" w:space="0" w:color="auto"/>
          </w:divBdr>
          <w:divsChild>
            <w:div w:id="516500468">
              <w:marLeft w:val="0"/>
              <w:marRight w:val="0"/>
              <w:marTop w:val="0"/>
              <w:marBottom w:val="0"/>
              <w:divBdr>
                <w:top w:val="none" w:sz="0" w:space="0" w:color="auto"/>
                <w:left w:val="none" w:sz="0" w:space="0" w:color="auto"/>
                <w:bottom w:val="none" w:sz="0" w:space="0" w:color="auto"/>
                <w:right w:val="none" w:sz="0" w:space="0" w:color="auto"/>
              </w:divBdr>
              <w:divsChild>
                <w:div w:id="1795319906">
                  <w:marLeft w:val="0"/>
                  <w:marRight w:val="0"/>
                  <w:marTop w:val="0"/>
                  <w:marBottom w:val="0"/>
                  <w:divBdr>
                    <w:top w:val="none" w:sz="0" w:space="0" w:color="auto"/>
                    <w:left w:val="none" w:sz="0" w:space="0" w:color="auto"/>
                    <w:bottom w:val="none" w:sz="0" w:space="0" w:color="auto"/>
                    <w:right w:val="none" w:sz="0" w:space="0" w:color="auto"/>
                  </w:divBdr>
                  <w:divsChild>
                    <w:div w:id="192156379">
                      <w:marLeft w:val="0"/>
                      <w:marRight w:val="0"/>
                      <w:marTop w:val="0"/>
                      <w:marBottom w:val="0"/>
                      <w:divBdr>
                        <w:top w:val="none" w:sz="0" w:space="0" w:color="auto"/>
                        <w:left w:val="none" w:sz="0" w:space="0" w:color="auto"/>
                        <w:bottom w:val="none" w:sz="0" w:space="0" w:color="auto"/>
                        <w:right w:val="none" w:sz="0" w:space="0" w:color="auto"/>
                      </w:divBdr>
                    </w:div>
                    <w:div w:id="1809665265">
                      <w:marLeft w:val="0"/>
                      <w:marRight w:val="0"/>
                      <w:marTop w:val="0"/>
                      <w:marBottom w:val="0"/>
                      <w:divBdr>
                        <w:top w:val="none" w:sz="0" w:space="0" w:color="auto"/>
                        <w:left w:val="none" w:sz="0" w:space="0" w:color="auto"/>
                        <w:bottom w:val="none" w:sz="0" w:space="0" w:color="auto"/>
                        <w:right w:val="none" w:sz="0" w:space="0" w:color="auto"/>
                      </w:divBdr>
                    </w:div>
                  </w:divsChild>
                </w:div>
                <w:div w:id="6616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32029">
          <w:marLeft w:val="0"/>
          <w:marRight w:val="0"/>
          <w:marTop w:val="0"/>
          <w:marBottom w:val="0"/>
          <w:divBdr>
            <w:top w:val="none" w:sz="0" w:space="0" w:color="auto"/>
            <w:left w:val="none" w:sz="0" w:space="0" w:color="auto"/>
            <w:bottom w:val="none" w:sz="0" w:space="0" w:color="auto"/>
            <w:right w:val="none" w:sz="0" w:space="0" w:color="auto"/>
          </w:divBdr>
          <w:divsChild>
            <w:div w:id="1919363479">
              <w:marLeft w:val="0"/>
              <w:marRight w:val="0"/>
              <w:marTop w:val="0"/>
              <w:marBottom w:val="0"/>
              <w:divBdr>
                <w:top w:val="none" w:sz="0" w:space="0" w:color="auto"/>
                <w:left w:val="none" w:sz="0" w:space="0" w:color="auto"/>
                <w:bottom w:val="none" w:sz="0" w:space="0" w:color="auto"/>
                <w:right w:val="none" w:sz="0" w:space="0" w:color="auto"/>
              </w:divBdr>
              <w:divsChild>
                <w:div w:id="481393474">
                  <w:marLeft w:val="0"/>
                  <w:marRight w:val="0"/>
                  <w:marTop w:val="0"/>
                  <w:marBottom w:val="0"/>
                  <w:divBdr>
                    <w:top w:val="none" w:sz="0" w:space="0" w:color="auto"/>
                    <w:left w:val="none" w:sz="0" w:space="0" w:color="auto"/>
                    <w:bottom w:val="none" w:sz="0" w:space="0" w:color="auto"/>
                    <w:right w:val="none" w:sz="0" w:space="0" w:color="auto"/>
                  </w:divBdr>
                  <w:divsChild>
                    <w:div w:id="778451195">
                      <w:marLeft w:val="0"/>
                      <w:marRight w:val="0"/>
                      <w:marTop w:val="0"/>
                      <w:marBottom w:val="0"/>
                      <w:divBdr>
                        <w:top w:val="none" w:sz="0" w:space="0" w:color="auto"/>
                        <w:left w:val="none" w:sz="0" w:space="0" w:color="auto"/>
                        <w:bottom w:val="none" w:sz="0" w:space="0" w:color="auto"/>
                        <w:right w:val="none" w:sz="0" w:space="0" w:color="auto"/>
                      </w:divBdr>
                    </w:div>
                    <w:div w:id="455755351">
                      <w:marLeft w:val="0"/>
                      <w:marRight w:val="0"/>
                      <w:marTop w:val="0"/>
                      <w:marBottom w:val="0"/>
                      <w:divBdr>
                        <w:top w:val="none" w:sz="0" w:space="0" w:color="auto"/>
                        <w:left w:val="none" w:sz="0" w:space="0" w:color="auto"/>
                        <w:bottom w:val="none" w:sz="0" w:space="0" w:color="auto"/>
                        <w:right w:val="none" w:sz="0" w:space="0" w:color="auto"/>
                      </w:divBdr>
                    </w:div>
                  </w:divsChild>
                </w:div>
                <w:div w:id="75000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217836">
      <w:bodyDiv w:val="1"/>
      <w:marLeft w:val="0"/>
      <w:marRight w:val="0"/>
      <w:marTop w:val="0"/>
      <w:marBottom w:val="0"/>
      <w:divBdr>
        <w:top w:val="none" w:sz="0" w:space="0" w:color="auto"/>
        <w:left w:val="none" w:sz="0" w:space="0" w:color="auto"/>
        <w:bottom w:val="none" w:sz="0" w:space="0" w:color="auto"/>
        <w:right w:val="none" w:sz="0" w:space="0" w:color="auto"/>
      </w:divBdr>
    </w:div>
    <w:div w:id="2012024257">
      <w:bodyDiv w:val="1"/>
      <w:marLeft w:val="0"/>
      <w:marRight w:val="0"/>
      <w:marTop w:val="0"/>
      <w:marBottom w:val="0"/>
      <w:divBdr>
        <w:top w:val="none" w:sz="0" w:space="0" w:color="auto"/>
        <w:left w:val="none" w:sz="0" w:space="0" w:color="auto"/>
        <w:bottom w:val="none" w:sz="0" w:space="0" w:color="auto"/>
        <w:right w:val="none" w:sz="0" w:space="0" w:color="auto"/>
      </w:divBdr>
    </w:div>
    <w:div w:id="2022197286">
      <w:bodyDiv w:val="1"/>
      <w:marLeft w:val="0"/>
      <w:marRight w:val="0"/>
      <w:marTop w:val="0"/>
      <w:marBottom w:val="0"/>
      <w:divBdr>
        <w:top w:val="none" w:sz="0" w:space="0" w:color="auto"/>
        <w:left w:val="none" w:sz="0" w:space="0" w:color="auto"/>
        <w:bottom w:val="none" w:sz="0" w:space="0" w:color="auto"/>
        <w:right w:val="none" w:sz="0" w:space="0" w:color="auto"/>
      </w:divBdr>
    </w:div>
    <w:div w:id="2033460022">
      <w:bodyDiv w:val="1"/>
      <w:marLeft w:val="0"/>
      <w:marRight w:val="0"/>
      <w:marTop w:val="0"/>
      <w:marBottom w:val="0"/>
      <w:divBdr>
        <w:top w:val="none" w:sz="0" w:space="0" w:color="auto"/>
        <w:left w:val="none" w:sz="0" w:space="0" w:color="auto"/>
        <w:bottom w:val="none" w:sz="0" w:space="0" w:color="auto"/>
        <w:right w:val="none" w:sz="0" w:space="0" w:color="auto"/>
      </w:divBdr>
    </w:div>
    <w:div w:id="2041934486">
      <w:bodyDiv w:val="1"/>
      <w:marLeft w:val="0"/>
      <w:marRight w:val="0"/>
      <w:marTop w:val="0"/>
      <w:marBottom w:val="0"/>
      <w:divBdr>
        <w:top w:val="none" w:sz="0" w:space="0" w:color="auto"/>
        <w:left w:val="none" w:sz="0" w:space="0" w:color="auto"/>
        <w:bottom w:val="none" w:sz="0" w:space="0" w:color="auto"/>
        <w:right w:val="none" w:sz="0" w:space="0" w:color="auto"/>
      </w:divBdr>
    </w:div>
    <w:div w:id="2048411862">
      <w:bodyDiv w:val="1"/>
      <w:marLeft w:val="0"/>
      <w:marRight w:val="0"/>
      <w:marTop w:val="0"/>
      <w:marBottom w:val="0"/>
      <w:divBdr>
        <w:top w:val="none" w:sz="0" w:space="0" w:color="auto"/>
        <w:left w:val="none" w:sz="0" w:space="0" w:color="auto"/>
        <w:bottom w:val="none" w:sz="0" w:space="0" w:color="auto"/>
        <w:right w:val="none" w:sz="0" w:space="0" w:color="auto"/>
      </w:divBdr>
    </w:div>
    <w:div w:id="2091851355">
      <w:bodyDiv w:val="1"/>
      <w:marLeft w:val="0"/>
      <w:marRight w:val="0"/>
      <w:marTop w:val="0"/>
      <w:marBottom w:val="0"/>
      <w:divBdr>
        <w:top w:val="none" w:sz="0" w:space="0" w:color="auto"/>
        <w:left w:val="none" w:sz="0" w:space="0" w:color="auto"/>
        <w:bottom w:val="none" w:sz="0" w:space="0" w:color="auto"/>
        <w:right w:val="none" w:sz="0" w:space="0" w:color="auto"/>
      </w:divBdr>
    </w:div>
    <w:div w:id="2125466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biao.zeng.ext\Local%20Settings\Temporary%20Internet%20Files\Content.MSO\6DC854DA.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4.xml><?xml version="1.0" encoding="utf-8"?>
<ct:contentTypeSchema xmlns:ct="http://schemas.microsoft.com/office/2006/metadata/contentType" xmlns:ma="http://schemas.microsoft.com/office/2006/metadata/properties/metaAttributes" ct:_="" ma:_="" ma:contentTypeName="Document" ma:contentTypeID="0x010100A1E97FB3F95CB7478C697E0F5C8B7CB8" ma:contentTypeVersion="1" ma:contentTypeDescription="Create a new document." ma:contentTypeScope="" ma:versionID="a98a113035009dc4bed98310442b0dc6">
  <xsd:schema xmlns:xsd="http://www.w3.org/2001/XMLSchema" xmlns:xs="http://www.w3.org/2001/XMLSchema" xmlns:p="http://schemas.microsoft.com/office/2006/metadata/properties" targetNamespace="http://schemas.microsoft.com/office/2006/metadata/properties" ma:root="true" ma:fieldsID="11eea3a9fd25c08e1f48f1ae1149ffe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CA5C290-E5FD-41EA-824C-93E3D0011398}">
  <ds:schemaRefs>
    <ds:schemaRef ds:uri="http://schemas.microsoft.com/sharepoint/v3/contenttype/forms"/>
  </ds:schemaRefs>
</ds:datastoreItem>
</file>

<file path=customXml/itemProps2.xml><?xml version="1.0" encoding="utf-8"?>
<ds:datastoreItem xmlns:ds="http://schemas.openxmlformats.org/officeDocument/2006/customXml" ds:itemID="{B7CC6C79-FB17-4FB6-A5A9-4A557072FAA9}">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67F71A7E-A11D-4679-8C91-6C3BCEF09A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DDA76064-5502-4149-8C3D-52861B62F6D2}">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6DC854DA.doc</Template>
  <TotalTime>260</TotalTime>
  <Pages>16</Pages>
  <Words>1148</Words>
  <Characters>6544</Characters>
  <Application>Microsoft Office Word</Application>
  <DocSecurity>0</DocSecurity>
  <Lines>54</Lines>
  <Paragraphs>15</Paragraphs>
  <ScaleCrop>false</ScaleCrop>
  <Company>Wincor Nixdorf International GmbH</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Operational Concept</dc:title>
  <dc:subject>Operational Concept</dc:subject>
  <dc:creator>camel.zhou@wincor-nixdorf.com</dc:creator>
  <cp:keywords/>
  <dc:description/>
  <cp:lastModifiedBy>Xuanhe Yang</cp:lastModifiedBy>
  <cp:revision>11</cp:revision>
  <cp:lastPrinted>2025-01-21T08:49:00Z</cp:lastPrinted>
  <dcterms:created xsi:type="dcterms:W3CDTF">2025-01-27T13:28:00Z</dcterms:created>
  <dcterms:modified xsi:type="dcterms:W3CDTF">2025-02-26T09:24:00Z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Vorabversion, Entwurf, Freigabeversion</vt:lpwstr>
  </property>
  <property fmtid="{D5CDD505-2E9C-101B-9397-08002B2CF9AE}" pid="3" name="ContentTypeId">
    <vt:lpwstr>0x010100A1E97FB3F95CB7478C697E0F5C8B7CB8</vt:lpwstr>
  </property>
  <property fmtid="{D5CDD505-2E9C-101B-9397-08002B2CF9AE}" pid="4" name="ContentType">
    <vt:lpwstr>Document</vt:lpwstr>
  </property>
  <property fmtid="{D5CDD505-2E9C-101B-9397-08002B2CF9AE}" pid="5" name="KSOProductBuildVer">
    <vt:lpwstr>2052-11.1.0.9912</vt:lpwstr>
  </property>
</Properties>
</file>